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rFonts w:ascii="Cambria" w:hAnsi="Cambria" w:eastAsia="Times New Roman" w:cs="Times New Roman"/>
          <w:b/>
          <w:bCs/>
          <w:sz w:val="20"/>
          <w:szCs w:val="20"/>
          <w:rPrChange w:id="0" w:author="Ai Kimoto" w:date="2026-05-18T17:30:00Z">
            <w:rPr>
              <w:rFonts w:ascii="Times New Roman" w:hAnsi="Times New Roman" w:eastAsia="Times New Roman" w:cs="Times New Roman"/>
              <w:sz w:val="24"/>
              <w:szCs w:val="24"/>
            </w:rPr>
          </w:rPrChange>
        </w:rPr>
        <w:pPrChange w:author="Ai Kimoto" w:date="2026-05-18T17:29:00Z" w:id="1">
          <w:pPr>
            <w:pBdr/>
            <w:spacing/>
            <w:ind/>
            <w:jc w:val="center"/>
          </w:pPr>
        </w:pPrChange>
      </w:pPr>
      <w:r>
        <w:rPr>
          <w:rFonts w:ascii="Cambria" w:hAnsi="Cambria" w:eastAsia="Times New Roman" w:cs="Times New Roman"/>
          <w:b/>
          <w:bCs/>
          <w:sz w:val="20"/>
          <w:szCs w:val="20"/>
          <w:rPrChange w:id="2" w:author="Ai Kimoto" w:date="2026-05-18T17:30:00Z">
            <w:rPr>
              <w:rFonts w:ascii="Times New Roman" w:hAnsi="Times New Roman" w:eastAsia="Times New Roman" w:cs="Times New Roman"/>
              <w:sz w:val="24"/>
              <w:szCs w:val="24"/>
            </w:rPr>
          </w:rPrChange>
        </w:rPr>
        <w:t xml:space="preserve">REVIEW OF THE ASSESSMENT FOR ALL INITIATIVE (a4a) STATISTICAL CATCH-AT-AGE FRAMEWORK FOR THE ICCAT SOFTWARE CATALOGUE</w:t>
      </w:r>
      <w:r>
        <w:rPr>
          <w:rFonts w:ascii="Cambria" w:hAnsi="Cambria" w:eastAsia="Times New Roman" w:cs="Times New Roman"/>
          <w:b/>
          <w:bCs/>
          <w:sz w:val="20"/>
          <w:szCs w:val="20"/>
          <w:rPrChange w:id="3" w:author="Ai Kimoto" w:date="2026-05-18T17:30:00Z">
            <w:rPr>
              <w:rFonts w:ascii="Times New Roman" w:hAnsi="Times New Roman" w:eastAsia="Times New Roman" w:cs="Times New Roman"/>
              <w:sz w:val="24"/>
              <w:szCs w:val="24"/>
            </w:rPr>
          </w:rPrChange>
        </w:rPr>
      </w:r>
    </w:p>
    <w:p>
      <w:pPr>
        <w:pBdr/>
        <w:spacing w:after="0"/>
        <w:ind/>
        <w:jc w:val="center"/>
        <w:rPr>
          <w:rFonts w:ascii="Cambria" w:hAnsi="Cambria" w:cs="Times New Roman"/>
          <w:sz w:val="20"/>
          <w:szCs w:val="20"/>
          <w:rPrChange w:id="4" w:author="Ai Kimoto" w:date="2026-05-18T17:30:00Z">
            <w:rPr>
              <w:rFonts w:ascii="Times New Roman" w:hAnsi="Times New Roman" w:cs="Times New Roman"/>
              <w:sz w:val="24"/>
              <w:szCs w:val="24"/>
            </w:rPr>
          </w:rPrChange>
        </w:rPr>
        <w:pPrChange w:author="Ai Kimoto" w:date="2026-05-18T17:29:00Z" w:id="5">
          <w:pPr>
            <w:pBdr/>
            <w:spacing/>
            <w:ind/>
            <w:jc w:val="center"/>
          </w:pPr>
        </w:pPrChange>
      </w:pPr>
      <w:r>
        <w:rPr>
          <w:rFonts w:ascii="Cambria" w:hAnsi="Cambria" w:cs="Times New Roman"/>
          <w:sz w:val="20"/>
          <w:szCs w:val="20"/>
        </w:rPr>
      </w:r>
      <w:r>
        <w:rPr>
          <w:rFonts w:ascii="Cambria" w:hAnsi="Cambria" w:cs="Times New Roman"/>
          <w:sz w:val="20"/>
          <w:szCs w:val="20"/>
          <w:rPrChange w:id="6" w:author="Ai Kimoto" w:date="2026-05-18T17:30:00Z">
            <w:rPr>
              <w:rFonts w:ascii="Times New Roman" w:hAnsi="Times New Roman" w:cs="Times New Roman"/>
              <w:sz w:val="24"/>
              <w:szCs w:val="24"/>
            </w:rPr>
          </w:rPrChange>
        </w:rPr>
      </w:r>
    </w:p>
    <w:p>
      <w:pPr>
        <w:pBdr/>
        <w:spacing w:after="0"/>
        <w:ind/>
        <w:jc w:val="center"/>
        <w:rPr>
          <w:rFonts w:ascii="Cambria" w:hAnsi="Cambria" w:eastAsia="Times New Roman" w:cs="Times New Roman"/>
          <w:sz w:val="20"/>
          <w:szCs w:val="20"/>
          <w:lang w:val="pt-BR"/>
          <w:rPrChange w:id="7" w:author="Ai Kimoto" w:date="2026-05-18T17:30:00Z">
            <w:rPr>
              <w:rFonts w:ascii="Times New Roman" w:hAnsi="Times New Roman" w:eastAsia="Times New Roman" w:cs="Times New Roman"/>
              <w:sz w:val="24"/>
              <w:szCs w:val="24"/>
              <w:lang w:val="pt-BR"/>
            </w:rPr>
          </w:rPrChange>
        </w:rPr>
        <w:pPrChange w:author="Ai Kimoto" w:date="2026-05-18T17:29:00Z" w:id="8">
          <w:pPr>
            <w:pBdr/>
            <w:spacing/>
            <w:ind/>
            <w:jc w:val="center"/>
          </w:pPr>
        </w:pPrChange>
      </w:pPr>
      <w:r>
        <w:rPr>
          <w:rFonts w:ascii="Cambria" w:hAnsi="Cambria" w:eastAsia="Times New Roman" w:cs="Times New Roman"/>
          <w:sz w:val="20"/>
          <w:szCs w:val="20"/>
          <w:lang w:val="pt-BR"/>
          <w:rPrChange w:id="9" w:author="Ai Kimoto" w:date="2026-05-18T17:30:00Z">
            <w:rPr>
              <w:rFonts w:ascii="Times New Roman" w:hAnsi="Times New Roman" w:eastAsia="Times New Roman" w:cs="Times New Roman"/>
              <w:sz w:val="24"/>
              <w:szCs w:val="24"/>
              <w:lang w:val="pt-BR"/>
            </w:rPr>
          </w:rPrChange>
        </w:rPr>
        <w:t xml:space="preserve">E. Jardim</w:t>
      </w:r>
      <w:ins w:id="10" w:author="Ai Kimoto" w:date="2026-05-18T17:52:00Z">
        <w:r>
          <w:rPr>
            <w:rStyle w:val="931"/>
            <w:rFonts w:ascii="Cambria" w:hAnsi="Cambria" w:eastAsia="Times New Roman" w:cs="Times New Roman"/>
            <w:sz w:val="20"/>
            <w:szCs w:val="20"/>
            <w:lang w:val="pt-BR"/>
          </w:rPr>
          <w:footnoteReference w:id="2"/>
        </w:r>
      </w:ins>
      <w:r>
        <w:rPr>
          <w:rFonts w:ascii="Cambria" w:hAnsi="Cambria" w:eastAsia="Times New Roman" w:cs="Times New Roman"/>
          <w:sz w:val="20"/>
          <w:szCs w:val="20"/>
          <w:lang w:val="pt-BR"/>
          <w:rPrChange w:id="11" w:author="Ai Kimoto" w:date="2026-05-18T17:30:00Z">
            <w:rPr>
              <w:rFonts w:ascii="Times New Roman" w:hAnsi="Times New Roman" w:eastAsia="Times New Roman" w:cs="Times New Roman"/>
              <w:sz w:val="24"/>
              <w:szCs w:val="24"/>
              <w:lang w:val="pt-BR"/>
            </w:rPr>
          </w:rPrChange>
        </w:rPr>
        <w:t xml:space="preserve">, D. Mantopoulou Palouka</w:t>
      </w:r>
      <w:ins w:id="12" w:author="Ai Kimoto" w:date="2026-05-18T17:53:00Z">
        <w:r>
          <w:rPr>
            <w:rStyle w:val="931"/>
            <w:rFonts w:ascii="Cambria" w:hAnsi="Cambria" w:eastAsia="Times New Roman" w:cs="Times New Roman"/>
            <w:sz w:val="20"/>
            <w:szCs w:val="20"/>
            <w:lang w:val="pt-BR"/>
          </w:rPr>
          <w:footnoteReference w:id="3"/>
        </w:r>
      </w:ins>
      <w:r>
        <w:rPr>
          <w:rFonts w:ascii="Cambria" w:hAnsi="Cambria" w:eastAsia="Times New Roman" w:cs="Times New Roman"/>
          <w:sz w:val="20"/>
          <w:szCs w:val="20"/>
          <w:lang w:val="pt-BR"/>
          <w:rPrChange w:id="13" w:author="Ai Kimoto" w:date="2026-05-18T17:30:00Z">
            <w:rPr>
              <w:rFonts w:ascii="Times New Roman" w:hAnsi="Times New Roman" w:eastAsia="Times New Roman" w:cs="Times New Roman"/>
              <w:sz w:val="24"/>
              <w:szCs w:val="24"/>
              <w:lang w:val="pt-BR"/>
            </w:rPr>
          </w:rPrChange>
        </w:rPr>
        <w:t xml:space="preserve">, G. Tserpes</w:t>
      </w:r>
      <w:ins w:id="14" w:author="Ai Kimoto" w:date="2026-05-18T17:53:00Z">
        <w:r>
          <w:rPr>
            <w:rStyle w:val="931"/>
            <w:rFonts w:ascii="Cambria" w:hAnsi="Cambria" w:eastAsia="Times New Roman" w:cs="Times New Roman"/>
            <w:sz w:val="20"/>
            <w:szCs w:val="20"/>
            <w:lang w:val="pt-BR"/>
          </w:rPr>
          <w:footnoteReference w:id="4"/>
        </w:r>
      </w:ins>
      <w:ins w:id="15" w:author="Ai Kimoto" w:date="2026-05-18T17:53:00Z">
        <w:r>
          <w:rPr>
            <w:rFonts w:ascii="Cambria" w:hAnsi="Cambria" w:eastAsia="Times New Roman" w:cs="Times New Roman"/>
            <w:sz w:val="20"/>
            <w:szCs w:val="20"/>
            <w:lang w:val="pt-BR"/>
          </w:rPr>
          <w:t xml:space="preserve">,</w:t>
        </w:r>
      </w:ins>
      <w:r>
        <w:rPr>
          <w:rFonts w:ascii="Cambria" w:hAnsi="Cambria" w:eastAsia="Times New Roman" w:cs="Times New Roman"/>
          <w:sz w:val="20"/>
          <w:szCs w:val="20"/>
          <w:lang w:val="pt-BR"/>
          <w:rPrChange w:id="16" w:author="Ai Kimoto" w:date="2026-05-18T17:30:00Z">
            <w:rPr>
              <w:rFonts w:ascii="Times New Roman" w:hAnsi="Times New Roman" w:eastAsia="Times New Roman" w:cs="Times New Roman"/>
              <w:sz w:val="24"/>
              <w:szCs w:val="24"/>
              <w:lang w:val="pt-BR"/>
            </w:rPr>
          </w:rPrChange>
        </w:rPr>
        <w:t xml:space="preserve"> and A. Kimoto</w:t>
      </w:r>
      <w:ins w:id="17" w:author="Ai Kimoto" w:date="2026-05-18T17:53:00Z">
        <w:r>
          <w:rPr>
            <w:rStyle w:val="931"/>
            <w:rFonts w:ascii="Cambria" w:hAnsi="Cambria" w:eastAsia="Times New Roman" w:cs="Times New Roman"/>
            <w:sz w:val="20"/>
            <w:szCs w:val="20"/>
            <w:lang w:val="pt-BR"/>
          </w:rPr>
          <w:footnoteReference w:id="5"/>
        </w:r>
      </w:ins>
      <w:r>
        <w:rPr>
          <w:rFonts w:ascii="Cambria" w:hAnsi="Cambria" w:eastAsia="Times New Roman" w:cs="Times New Roman"/>
          <w:sz w:val="20"/>
          <w:szCs w:val="20"/>
          <w:lang w:val="pt-BR"/>
          <w:rPrChange w:id="18" w:author="Ai Kimoto" w:date="2026-05-18T17:30:00Z">
            <w:rPr>
              <w:rFonts w:ascii="Times New Roman" w:hAnsi="Times New Roman" w:eastAsia="Times New Roman" w:cs="Times New Roman"/>
              <w:sz w:val="24"/>
              <w:szCs w:val="24"/>
              <w:lang w:val="pt-BR"/>
            </w:rPr>
          </w:rPrChange>
        </w:rPr>
      </w:r>
    </w:p>
    <w:p>
      <w:pPr>
        <w:pBdr/>
        <w:spacing w:after="0"/>
        <w:ind/>
        <w:jc w:val="center"/>
        <w:rPr>
          <w:ins w:id="20" w:author="Ai Kimoto" w:date="2026-05-18T17:30:00Z"/>
          <w:rFonts w:ascii="Cambria" w:hAnsi="Cambria" w:cs="Times New Roman"/>
          <w:sz w:val="20"/>
          <w:szCs w:val="20"/>
          <w:lang w:val="pt-BR"/>
          <w:rPrChange w:id="19" w:author="Ai Kimoto" w:date="2026-05-18T17:30:00Z">
            <w:rPr>
              <w:rFonts w:ascii="Times New Roman" w:hAnsi="Times New Roman" w:cs="Times New Roman"/>
              <w:sz w:val="24"/>
              <w:szCs w:val="24"/>
              <w:lang w:val="pt-BR"/>
            </w:rPr>
          </w:rPrChange>
        </w:rPr>
      </w:pPr>
      <w:r>
        <w:rPr>
          <w:rFonts w:ascii="Cambria" w:hAnsi="Cambria" w:cs="Times New Roman"/>
          <w:sz w:val="20"/>
          <w:szCs w:val="20"/>
          <w:lang w:val="pt-BR"/>
        </w:rPr>
      </w:r>
      <w:ins w:id="21" w:author="Ai Kimoto" w:date="2026-05-18T17:30:00Z">
        <w:r>
          <w:rPr>
            <w:rFonts w:ascii="Cambria" w:hAnsi="Cambria" w:cs="Times New Roman"/>
            <w:sz w:val="20"/>
            <w:szCs w:val="20"/>
            <w:lang w:val="pt-BR"/>
            <w:rPrChange w:id="22" w:author="Ai Kimoto" w:date="2026-05-18T17:30:00Z">
              <w:rPr>
                <w:rFonts w:ascii="Times New Roman" w:hAnsi="Times New Roman" w:cs="Times New Roman"/>
                <w:sz w:val="24"/>
                <w:szCs w:val="24"/>
                <w:lang w:val="pt-BR"/>
              </w:rPr>
            </w:rPrChange>
          </w:rPr>
        </w:r>
      </w:ins>
    </w:p>
    <w:p>
      <w:pPr>
        <w:pBdr/>
        <w:spacing w:after="0"/>
        <w:ind/>
        <w:jc w:val="center"/>
        <w:rPr>
          <w:rFonts w:ascii="Cambria" w:hAnsi="Cambria" w:cs="Times New Roman"/>
          <w:sz w:val="20"/>
          <w:szCs w:val="20"/>
          <w:lang w:val="pt-BR"/>
          <w:rPrChange w:id="23" w:author="Ai Kimoto" w:date="2026-05-18T17:30:00Z">
            <w:rPr>
              <w:rFonts w:ascii="Times New Roman" w:hAnsi="Times New Roman" w:cs="Times New Roman"/>
              <w:sz w:val="24"/>
              <w:szCs w:val="24"/>
              <w:lang w:val="pt-BR"/>
            </w:rPr>
          </w:rPrChange>
        </w:rPr>
        <w:pPrChange w:author="Ai Kimoto" w:date="2026-05-18T17:29:00Z" w:id="24">
          <w:pPr>
            <w:pBdr/>
            <w:spacing/>
            <w:ind/>
            <w:jc w:val="center"/>
          </w:pPr>
        </w:pPrChange>
      </w:pPr>
      <w:r>
        <w:rPr>
          <w:rFonts w:ascii="Cambria" w:hAnsi="Cambria" w:cs="Times New Roman"/>
          <w:sz w:val="20"/>
          <w:szCs w:val="20"/>
          <w:lang w:val="pt-BR"/>
        </w:rPr>
      </w:r>
      <w:r>
        <w:rPr>
          <w:rFonts w:ascii="Cambria" w:hAnsi="Cambria" w:cs="Times New Roman"/>
          <w:sz w:val="20"/>
          <w:szCs w:val="20"/>
          <w:lang w:val="pt-BR"/>
          <w:rPrChange w:id="25" w:author="Ai Kimoto" w:date="2026-05-18T17:30:00Z">
            <w:rPr>
              <w:rFonts w:ascii="Times New Roman" w:hAnsi="Times New Roman" w:cs="Times New Roman"/>
              <w:sz w:val="24"/>
              <w:szCs w:val="24"/>
              <w:lang w:val="pt-BR"/>
            </w:rPr>
          </w:rPrChange>
        </w:rPr>
      </w:r>
    </w:p>
    <w:p>
      <w:pPr>
        <w:pBdr/>
        <w:spacing w:after="0"/>
        <w:ind/>
        <w:jc w:val="center"/>
        <w:rPr>
          <w:ins w:id="27" w:author="Ai Kimoto" w:date="2026-05-18T17:30:00Z"/>
          <w:rFonts w:ascii="Cambria" w:hAnsi="Cambria" w:eastAsia="Times New Roman" w:cs="Times New Roman"/>
          <w:i/>
          <w:iCs/>
          <w:sz w:val="20"/>
          <w:szCs w:val="20"/>
          <w:rPrChange w:id="26" w:author="Ai Kimoto" w:date="2026-05-18T17:30:00Z">
            <w:rPr>
              <w:rFonts w:ascii="Times New Roman" w:hAnsi="Times New Roman" w:eastAsia="Times New Roman" w:cs="Times New Roman"/>
              <w:i/>
              <w:iCs/>
              <w:sz w:val="24"/>
              <w:szCs w:val="24"/>
            </w:rPr>
          </w:rPrChange>
        </w:rPr>
      </w:pPr>
      <w:r>
        <w:rPr>
          <w:rFonts w:ascii="Cambria" w:hAnsi="Cambria" w:eastAsia="Times New Roman" w:cs="Times New Roman"/>
          <w:i/>
          <w:iCs/>
          <w:sz w:val="20"/>
          <w:szCs w:val="20"/>
          <w:rPrChange w:id="28" w:author="Ai Kimoto" w:date="2026-05-18T17:30:00Z">
            <w:rPr>
              <w:rFonts w:ascii="Times New Roman" w:hAnsi="Times New Roman" w:eastAsia="Times New Roman" w:cs="Times New Roman"/>
              <w:i/>
              <w:iCs/>
              <w:sz w:val="24"/>
              <w:szCs w:val="24"/>
            </w:rPr>
          </w:rPrChange>
        </w:rPr>
        <w:t xml:space="preserve">SUMMARY</w:t>
      </w:r>
      <w:ins w:id="29" w:author="Ai Kimoto" w:date="2026-05-18T17:30:00Z">
        <w:r>
          <w:rPr>
            <w:rFonts w:ascii="Cambria" w:hAnsi="Cambria" w:eastAsia="Times New Roman" w:cs="Times New Roman"/>
            <w:i/>
            <w:iCs/>
            <w:sz w:val="20"/>
            <w:szCs w:val="20"/>
            <w:rPrChange w:id="30" w:author="Ai Kimoto" w:date="2026-05-18T17:30:00Z">
              <w:rPr>
                <w:rFonts w:ascii="Times New Roman" w:hAnsi="Times New Roman" w:eastAsia="Times New Roman" w:cs="Times New Roman"/>
                <w:i/>
                <w:iCs/>
                <w:sz w:val="24"/>
                <w:szCs w:val="24"/>
              </w:rPr>
            </w:rPrChange>
          </w:rPr>
        </w:r>
      </w:ins>
    </w:p>
    <w:p>
      <w:pPr>
        <w:pBdr/>
        <w:spacing w:after="0"/>
        <w:ind/>
        <w:jc w:val="center"/>
        <w:rPr>
          <w:ins w:id="32" w:author="Ai Kimoto" w:date="2026-05-18T17:30:00Z"/>
          <w:rFonts w:ascii="Cambria" w:hAnsi="Cambria" w:eastAsia="Times New Roman" w:cs="Times New Roman"/>
          <w:sz w:val="20"/>
          <w:szCs w:val="20"/>
          <w:rPrChange w:id="31" w:author="Ai Kimoto" w:date="2026-05-18T17:30:00Z">
            <w:rPr>
              <w:rFonts w:ascii="Times New Roman" w:hAnsi="Times New Roman" w:eastAsia="Times New Roman" w:cs="Times New Roman"/>
              <w:sz w:val="24"/>
              <w:szCs w:val="24"/>
            </w:rPr>
          </w:rPrChange>
        </w:rPr>
      </w:pPr>
      <w:r>
        <w:rPr>
          <w:rFonts w:ascii="Cambria" w:hAnsi="Cambria" w:eastAsia="Times New Roman" w:cs="Times New Roman"/>
          <w:sz w:val="20"/>
          <w:szCs w:val="20"/>
        </w:rPr>
      </w:r>
      <w:ins w:id="33" w:author="Ai Kimoto" w:date="2026-05-18T17:30:00Z">
        <w:r>
          <w:rPr>
            <w:rFonts w:ascii="Cambria" w:hAnsi="Cambria" w:eastAsia="Times New Roman" w:cs="Times New Roman"/>
            <w:sz w:val="20"/>
            <w:szCs w:val="20"/>
            <w:rPrChange w:id="34" w:author="Ai Kimoto" w:date="2026-05-18T17:30:00Z">
              <w:rPr>
                <w:rFonts w:ascii="Times New Roman" w:hAnsi="Times New Roman" w:eastAsia="Times New Roman" w:cs="Times New Roman"/>
                <w:sz w:val="24"/>
                <w:szCs w:val="24"/>
              </w:rPr>
            </w:rPrChange>
          </w:rPr>
        </w:r>
      </w:ins>
    </w:p>
    <w:p>
      <w:pPr>
        <w:pBdr/>
        <w:spacing w:after="0"/>
        <w:ind/>
        <w:jc w:val="center"/>
        <w:rPr>
          <w:rFonts w:ascii="Cambria" w:hAnsi="Cambria" w:eastAsia="Times New Roman" w:cs="Times New Roman"/>
          <w:sz w:val="20"/>
          <w:szCs w:val="20"/>
          <w:rPrChange w:id="35" w:author="Ai Kimoto" w:date="2026-05-18T17:30:00Z">
            <w:rPr>
              <w:rFonts w:ascii="Times New Roman" w:hAnsi="Times New Roman" w:eastAsia="Times New Roman" w:cs="Times New Roman"/>
              <w:sz w:val="24"/>
              <w:szCs w:val="24"/>
            </w:rPr>
          </w:rPrChange>
        </w:rPr>
        <w:pPrChange w:author="Ai Kimoto" w:date="2026-05-18T17:29:00Z" w:id="36">
          <w:pPr>
            <w:pBdr/>
            <w:spacing/>
            <w:ind/>
            <w:jc w:val="center"/>
          </w:pPr>
        </w:pPrChange>
      </w:pPr>
      <w:r>
        <w:rPr>
          <w:rFonts w:ascii="Cambria" w:hAnsi="Cambria" w:eastAsia="Times New Roman" w:cs="Times New Roman"/>
          <w:sz w:val="20"/>
          <w:szCs w:val="20"/>
        </w:rPr>
      </w:r>
      <w:r>
        <w:rPr>
          <w:rFonts w:ascii="Cambria" w:hAnsi="Cambria" w:eastAsia="Times New Roman" w:cs="Times New Roman"/>
          <w:sz w:val="20"/>
          <w:szCs w:val="20"/>
          <w:rPrChange w:id="37" w:author="Ai Kimoto" w:date="2026-05-18T17:30:00Z">
            <w:rPr>
              <w:rFonts w:ascii="Times New Roman" w:hAnsi="Times New Roman" w:eastAsia="Times New Roman" w:cs="Times New Roman"/>
              <w:sz w:val="24"/>
              <w:szCs w:val="24"/>
            </w:rPr>
          </w:rPrChange>
        </w:rPr>
      </w:r>
    </w:p>
    <w:p>
      <w:pPr>
        <w:pBdr/>
        <w:spacing w:after="0"/>
        <w:ind w:right="677" w:left="677"/>
        <w:jc w:val="both"/>
        <w:rPr>
          <w:rFonts w:ascii="Cambria" w:hAnsi="Cambria" w:eastAsia="Times New Roman" w:cs="Times New Roman"/>
          <w:sz w:val="20"/>
          <w:szCs w:val="20"/>
          <w:rPrChange w:id="38" w:author="Ai Kimoto" w:date="2026-05-18T17:30:00Z">
            <w:rPr>
              <w:rFonts w:ascii="Times New Roman" w:hAnsi="Times New Roman" w:eastAsia="Times New Roman" w:cs="Times New Roman"/>
            </w:rPr>
          </w:rPrChange>
        </w:rPr>
        <w:pPrChange w:author="Ai Kimoto" w:date="2026-05-18T17:31:00Z" w:id="39">
          <w:pPr>
            <w:pBdr/>
            <w:spacing/>
            <w:ind/>
            <w:jc w:val="both"/>
          </w:pPr>
        </w:pPrChange>
      </w:pPr>
      <w:r>
        <w:rPr>
          <w:rFonts w:ascii="Cambria" w:hAnsi="Cambria" w:eastAsia="Times New Roman" w:cs="Times New Roman"/>
          <w:sz w:val="20"/>
          <w:szCs w:val="20"/>
          <w:rPrChange w:id="40" w:author="Ai Kimoto" w:date="2026-05-18T17:30:00Z">
            <w:rPr>
              <w:rFonts w:ascii="Times New Roman" w:hAnsi="Times New Roman" w:eastAsia="Times New Roman" w:cs="Times New Roman"/>
            </w:rPr>
          </w:rPrChange>
        </w:rPr>
        <w:t xml:space="preserve">The Assessment for All Initiative (a4a) is a statistical catch-at-age (SCA) stock assessment framework originally developed by the European Commission Joint Research Centre (JRC) to simplify, standardize, and</w:t>
      </w:r>
      <w:r>
        <w:rPr>
          <w:rFonts w:ascii="Cambria" w:hAnsi="Cambria"/>
          <w:sz w:val="20"/>
          <w:szCs w:val="20"/>
          <w:rPrChange w:id="41" w:author="Ai Kimoto" w:date="2026-05-18T17:30:00Z">
            <w:rPr/>
          </w:rPrChange>
        </w:rPr>
        <w:t xml:space="preserve"> </w:t>
      </w:r>
      <w:r>
        <w:rPr>
          <w:rFonts w:ascii="Cambria" w:hAnsi="Cambria" w:eastAsia="Times New Roman" w:cs="Times New Roman"/>
          <w:sz w:val="20"/>
          <w:szCs w:val="20"/>
          <w:rPrChange w:id="42" w:author="Ai Kimoto" w:date="2026-05-18T17:30:00Z">
            <w:rPr>
              <w:rFonts w:ascii="Times New Roman" w:hAnsi="Times New Roman" w:eastAsia="Times New Roman" w:cs="Times New Roman"/>
            </w:rPr>
          </w:rPrChange>
        </w:rPr>
        <w:t xml:space="preserve">scale up fish stock assessment. The framework is built on the Fisheries Library for R (FLR) and uses</w:t>
      </w:r>
      <w:r>
        <w:rPr>
          <w:rFonts w:ascii="Cambria" w:hAnsi="Cambria"/>
          <w:sz w:val="20"/>
          <w:szCs w:val="20"/>
          <w:rPrChange w:id="43" w:author="Ai Kimoto" w:date="2026-05-18T17:30:00Z">
            <w:rPr/>
          </w:rPrChange>
        </w:rPr>
        <w:t xml:space="preserve"> </w:t>
      </w:r>
      <w:r>
        <w:rPr>
          <w:rFonts w:ascii="Cambria" w:hAnsi="Cambria" w:eastAsia="Times New Roman" w:cs="Times New Roman"/>
          <w:sz w:val="20"/>
          <w:szCs w:val="20"/>
          <w:rPrChange w:id="44" w:author="Ai Kimoto" w:date="2026-05-18T17:30:00Z">
            <w:rPr>
              <w:rFonts w:ascii="Times New Roman" w:hAnsi="Times New Roman" w:eastAsia="Times New Roman" w:cs="Times New Roman"/>
            </w:rPr>
          </w:rPrChange>
        </w:rPr>
        <w:t xml:space="preserve">an age-structured population dynamics model with a flexible, </w:t>
      </w:r>
      <w:r>
        <w:rPr>
          <w:rFonts w:ascii="Cambria" w:hAnsi="Cambria" w:eastAsia="Times New Roman" w:cs="Times New Roman"/>
          <w:sz w:val="20"/>
          <w:szCs w:val="20"/>
          <w:rPrChange w:id="45" w:author="Ai Kimoto" w:date="2026-05-18T17:30:00Z">
            <w:rPr>
              <w:rFonts w:ascii="Times New Roman" w:hAnsi="Times New Roman" w:eastAsia="Times New Roman" w:cs="Times New Roman"/>
            </w:rPr>
          </w:rPrChange>
        </w:rPr>
        <w:t xml:space="preserve">submodel</w:t>
      </w:r>
      <w:r>
        <w:rPr>
          <w:rFonts w:ascii="Cambria" w:hAnsi="Cambria" w:eastAsia="Times New Roman" w:cs="Times New Roman"/>
          <w:sz w:val="20"/>
          <w:szCs w:val="20"/>
          <w:rPrChange w:id="46" w:author="Ai Kimoto" w:date="2026-05-18T17:30:00Z">
            <w:rPr>
              <w:rFonts w:ascii="Times New Roman" w:hAnsi="Times New Roman" w:eastAsia="Times New Roman" w:cs="Times New Roman"/>
            </w:rPr>
          </w:rPrChange>
        </w:rPr>
        <w:t xml:space="preserve">-based formulation that allows the</w:t>
      </w:r>
      <w:r>
        <w:rPr>
          <w:rFonts w:ascii="Cambria" w:hAnsi="Cambria"/>
          <w:sz w:val="20"/>
          <w:szCs w:val="20"/>
          <w:rPrChange w:id="47" w:author="Ai Kimoto" w:date="2026-05-18T17:30:00Z">
            <w:rPr/>
          </w:rPrChange>
        </w:rPr>
        <w:t xml:space="preserve"> </w:t>
      </w:r>
      <w:r>
        <w:rPr>
          <w:rFonts w:ascii="Cambria" w:hAnsi="Cambria" w:eastAsia="Times New Roman" w:cs="Times New Roman"/>
          <w:sz w:val="20"/>
          <w:szCs w:val="20"/>
          <w:rPrChange w:id="48" w:author="Ai Kimoto" w:date="2026-05-18T17:30:00Z">
            <w:rPr>
              <w:rFonts w:ascii="Times New Roman" w:hAnsi="Times New Roman" w:eastAsia="Times New Roman" w:cs="Times New Roman"/>
            </w:rPr>
          </w:rPrChange>
        </w:rPr>
        <w:t xml:space="preserve">analyst to express fishing mortality, catchability, recruitment, variance, and initial population abundance</w:t>
      </w:r>
      <w:r>
        <w:rPr>
          <w:rFonts w:ascii="Cambria" w:hAnsi="Cambria"/>
          <w:sz w:val="20"/>
          <w:szCs w:val="20"/>
          <w:rPrChange w:id="49" w:author="Ai Kimoto" w:date="2026-05-18T17:30:00Z">
            <w:rPr/>
          </w:rPrChange>
        </w:rPr>
        <w:t xml:space="preserve"> </w:t>
      </w:r>
      <w:r>
        <w:rPr>
          <w:rFonts w:ascii="Cambria" w:hAnsi="Cambria" w:eastAsia="Times New Roman" w:cs="Times New Roman"/>
          <w:sz w:val="20"/>
          <w:szCs w:val="20"/>
          <w:rPrChange w:id="50" w:author="Ai Kimoto" w:date="2026-05-18T17:30:00Z">
            <w:rPr>
              <w:rFonts w:ascii="Times New Roman" w:hAnsi="Times New Roman" w:eastAsia="Times New Roman" w:cs="Times New Roman"/>
            </w:rPr>
          </w:rPrChange>
        </w:rPr>
        <w:t xml:space="preserve">as linear models using standard R formula syntax—including generalized additive models (GAMs) via the</w:t>
      </w:r>
      <w:r>
        <w:rPr>
          <w:rFonts w:ascii="Cambria" w:hAnsi="Cambria"/>
          <w:sz w:val="20"/>
          <w:szCs w:val="20"/>
          <w:rPrChange w:id="51" w:author="Ai Kimoto" w:date="2026-05-18T17:30:00Z">
            <w:rPr/>
          </w:rPrChange>
        </w:rPr>
        <w:t xml:space="preserve"> </w:t>
      </w:r>
      <w:r>
        <w:rPr>
          <w:rFonts w:ascii="Cambria" w:hAnsi="Cambria" w:eastAsia="Times New Roman" w:cs="Times New Roman"/>
          <w:sz w:val="20"/>
          <w:szCs w:val="20"/>
          <w:rPrChange w:id="52" w:author="Ai Kimoto" w:date="2026-05-18T17:30:00Z">
            <w:rPr>
              <w:rFonts w:ascii="Times New Roman" w:hAnsi="Times New Roman" w:eastAsia="Times New Roman" w:cs="Times New Roman"/>
            </w:rPr>
          </w:rPrChange>
        </w:rPr>
        <w:t xml:space="preserve">mgcv</w:t>
      </w:r>
      <w:r>
        <w:rPr>
          <w:rFonts w:ascii="Cambria" w:hAnsi="Cambria" w:eastAsia="Times New Roman" w:cs="Times New Roman"/>
          <w:sz w:val="20"/>
          <w:szCs w:val="20"/>
          <w:rPrChange w:id="53" w:author="Ai Kimoto" w:date="2026-05-18T17:30:00Z">
            <w:rPr>
              <w:rFonts w:ascii="Times New Roman" w:hAnsi="Times New Roman" w:eastAsia="Times New Roman" w:cs="Times New Roman"/>
            </w:rPr>
          </w:rPrChange>
        </w:rPr>
        <w:t xml:space="preserve"> package. The model has been applied to more than 200 stock assessments in the Mediterranean Sea</w:t>
      </w:r>
      <w:r>
        <w:rPr>
          <w:rFonts w:ascii="Cambria" w:hAnsi="Cambria"/>
          <w:sz w:val="20"/>
          <w:szCs w:val="20"/>
          <w:rPrChange w:id="54" w:author="Ai Kimoto" w:date="2026-05-18T17:30:00Z">
            <w:rPr/>
          </w:rPrChange>
        </w:rPr>
        <w:t xml:space="preserve"> </w:t>
      </w:r>
      <w:r>
        <w:rPr>
          <w:rFonts w:ascii="Cambria" w:hAnsi="Cambria" w:eastAsia="Times New Roman" w:cs="Times New Roman"/>
          <w:sz w:val="20"/>
          <w:szCs w:val="20"/>
          <w:rPrChange w:id="55" w:author="Ai Kimoto" w:date="2026-05-18T17:30:00Z">
            <w:rPr>
              <w:rFonts w:ascii="Times New Roman" w:hAnsi="Times New Roman" w:eastAsia="Times New Roman" w:cs="Times New Roman"/>
            </w:rPr>
          </w:rPrChange>
        </w:rPr>
        <w:t xml:space="preserve">through the General Fisheries Commission for the Mediterranean (GFCM) and the Scientific, Technical and</w:t>
      </w:r>
      <w:r>
        <w:rPr>
          <w:rFonts w:ascii="Cambria" w:hAnsi="Cambria"/>
          <w:sz w:val="20"/>
          <w:szCs w:val="20"/>
          <w:rPrChange w:id="56" w:author="Ai Kimoto" w:date="2026-05-18T17:30:00Z">
            <w:rPr/>
          </w:rPrChange>
        </w:rPr>
        <w:t xml:space="preserve"> </w:t>
      </w:r>
      <w:r>
        <w:rPr>
          <w:rFonts w:ascii="Cambria" w:hAnsi="Cambria" w:eastAsia="Times New Roman" w:cs="Times New Roman"/>
          <w:sz w:val="20"/>
          <w:szCs w:val="20"/>
          <w:rPrChange w:id="57" w:author="Ai Kimoto" w:date="2026-05-18T17:30:00Z">
            <w:rPr>
              <w:rFonts w:ascii="Times New Roman" w:hAnsi="Times New Roman" w:eastAsia="Times New Roman" w:cs="Times New Roman"/>
            </w:rPr>
          </w:rPrChange>
        </w:rPr>
        <w:t xml:space="preserve">Economic Committee for Fisheries (STECF). It supports full uncertainty propagation through maximum</w:t>
      </w:r>
      <w:r>
        <w:rPr>
          <w:rFonts w:ascii="Cambria" w:hAnsi="Cambria"/>
          <w:sz w:val="20"/>
          <w:szCs w:val="20"/>
          <w:rPrChange w:id="58" w:author="Ai Kimoto" w:date="2026-05-18T17:30:00Z">
            <w:rPr/>
          </w:rPrChange>
        </w:rPr>
        <w:t xml:space="preserve"> </w:t>
      </w:r>
      <w:r>
        <w:rPr>
          <w:rFonts w:ascii="Cambria" w:hAnsi="Cambria" w:eastAsia="Times New Roman" w:cs="Times New Roman"/>
          <w:sz w:val="20"/>
          <w:szCs w:val="20"/>
          <w:rPrChange w:id="59" w:author="Ai Kimoto" w:date="2026-05-18T17:30:00Z">
            <w:rPr>
              <w:rFonts w:ascii="Times New Roman" w:hAnsi="Times New Roman" w:eastAsia="Times New Roman" w:cs="Times New Roman"/>
            </w:rPr>
          </w:rPrChange>
        </w:rPr>
        <w:t xml:space="preserve">likelihood estimation (MLE), MCMC, and simulation, as well as short-term projections and Management</w:t>
      </w:r>
      <w:r>
        <w:rPr>
          <w:rFonts w:ascii="Cambria" w:hAnsi="Cambria"/>
          <w:sz w:val="20"/>
          <w:szCs w:val="20"/>
          <w:rPrChange w:id="60" w:author="Ai Kimoto" w:date="2026-05-18T17:30:00Z">
            <w:rPr/>
          </w:rPrChange>
        </w:rPr>
        <w:t xml:space="preserve"> </w:t>
      </w:r>
      <w:r>
        <w:rPr>
          <w:rFonts w:ascii="Cambria" w:hAnsi="Cambria" w:eastAsia="Times New Roman" w:cs="Times New Roman"/>
          <w:sz w:val="20"/>
          <w:szCs w:val="20"/>
          <w:rPrChange w:id="61" w:author="Ai Kimoto" w:date="2026-05-18T17:30:00Z">
            <w:rPr>
              <w:rFonts w:ascii="Times New Roman" w:hAnsi="Times New Roman" w:eastAsia="Times New Roman" w:cs="Times New Roman"/>
            </w:rPr>
          </w:rPrChange>
        </w:rPr>
        <w:t xml:space="preserve">Strategy Evaluation (MSE) conditioning. The a4a R-package (FLa4a) and its comprehensive handbook are</w:t>
      </w:r>
      <w:r>
        <w:rPr>
          <w:rFonts w:ascii="Cambria" w:hAnsi="Cambria"/>
          <w:sz w:val="20"/>
          <w:szCs w:val="20"/>
          <w:rPrChange w:id="62" w:author="Ai Kimoto" w:date="2026-05-18T17:30:00Z">
            <w:rPr/>
          </w:rPrChange>
        </w:rPr>
        <w:t xml:space="preserve"> </w:t>
      </w:r>
      <w:r>
        <w:rPr>
          <w:rFonts w:ascii="Cambria" w:hAnsi="Cambria" w:eastAsia="Times New Roman" w:cs="Times New Roman"/>
          <w:sz w:val="20"/>
          <w:szCs w:val="20"/>
          <w:rPrChange w:id="63" w:author="Ai Kimoto" w:date="2026-05-18T17:30:00Z">
            <w:rPr>
              <w:rFonts w:ascii="Times New Roman" w:hAnsi="Times New Roman" w:eastAsia="Times New Roman" w:cs="Times New Roman"/>
            </w:rPr>
          </w:rPrChange>
        </w:rPr>
        <w:t xml:space="preserve">openly available via the FLR r-universe and GitHub repositories. The authors recommend ICCAT consider</w:t>
      </w:r>
      <w:r>
        <w:rPr>
          <w:rFonts w:ascii="Cambria" w:hAnsi="Cambria"/>
          <w:sz w:val="20"/>
          <w:szCs w:val="20"/>
          <w:rPrChange w:id="64" w:author="Ai Kimoto" w:date="2026-05-18T17:30:00Z">
            <w:rPr/>
          </w:rPrChange>
        </w:rPr>
        <w:t xml:space="preserve"> </w:t>
      </w:r>
      <w:r>
        <w:rPr>
          <w:rFonts w:ascii="Cambria" w:hAnsi="Cambria" w:eastAsia="Times New Roman" w:cs="Times New Roman"/>
          <w:sz w:val="20"/>
          <w:szCs w:val="20"/>
          <w:rPrChange w:id="65" w:author="Ai Kimoto" w:date="2026-05-18T17:30:00Z">
            <w:rPr>
              <w:rFonts w:ascii="Times New Roman" w:hAnsi="Times New Roman" w:eastAsia="Times New Roman" w:cs="Times New Roman"/>
            </w:rPr>
          </w:rPrChange>
        </w:rPr>
        <w:t xml:space="preserve">the registration of the a4a methodology in the ICCAT software catalogue.</w:t>
      </w:r>
      <w:r>
        <w:rPr>
          <w:rFonts w:ascii="Cambria" w:hAnsi="Cambria" w:eastAsia="Times New Roman" w:cs="Times New Roman"/>
          <w:sz w:val="20"/>
          <w:szCs w:val="20"/>
          <w:rPrChange w:id="66" w:author="Ai Kimoto" w:date="2026-05-18T17:30:00Z">
            <w:rPr>
              <w:rFonts w:ascii="Times New Roman" w:hAnsi="Times New Roman" w:eastAsia="Times New Roman" w:cs="Times New Roman"/>
            </w:rPr>
          </w:rPrChange>
        </w:rPr>
      </w:r>
    </w:p>
    <w:p>
      <w:pPr>
        <w:pBdr/>
        <w:spacing w:after="0"/>
        <w:ind/>
        <w:jc w:val="both"/>
        <w:rPr>
          <w:rFonts w:ascii="Cambria" w:hAnsi="Cambria" w:eastAsia="Times New Roman" w:cs="Times New Roman"/>
          <w:sz w:val="20"/>
          <w:szCs w:val="20"/>
          <w:rPrChange w:id="67" w:author="Ai Kimoto" w:date="2026-05-18T17:30:00Z">
            <w:rPr>
              <w:rFonts w:ascii="Times New Roman" w:hAnsi="Times New Roman" w:eastAsia="Times New Roman" w:cs="Times New Roman"/>
              <w:sz w:val="24"/>
              <w:szCs w:val="24"/>
            </w:rPr>
          </w:rPrChange>
        </w:rPr>
        <w:pPrChange w:author="Ai Kimoto" w:date="2026-05-18T17:29:00Z" w:id="68">
          <w:pPr>
            <w:pBdr/>
            <w:spacing/>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69" w:author="Ai Kimoto" w:date="2026-05-18T17:30:00Z">
            <w:rPr>
              <w:rFonts w:ascii="Times New Roman" w:hAnsi="Times New Roman" w:eastAsia="Times New Roman" w:cs="Times New Roman"/>
              <w:sz w:val="24"/>
              <w:szCs w:val="24"/>
            </w:rPr>
          </w:rPrChange>
        </w:rPr>
      </w:r>
    </w:p>
    <w:p>
      <w:pPr>
        <w:pBdr/>
        <w:spacing w:after="0"/>
        <w:ind/>
        <w:jc w:val="center"/>
        <w:rPr>
          <w:ins w:id="70" w:author="Ai Kimoto" w:date="2026-05-18T17:31:00Z"/>
          <w:rFonts w:ascii="Cambria" w:hAnsi="Cambria" w:eastAsia="Times New Roman" w:cs="Times New Roman"/>
          <w:i/>
          <w:iCs/>
          <w:sz w:val="20"/>
          <w:szCs w:val="20"/>
        </w:rPr>
      </w:pPr>
      <w:r>
        <w:rPr>
          <w:rFonts w:ascii="Cambria" w:hAnsi="Cambria" w:eastAsia="Times New Roman" w:cs="Times New Roman"/>
          <w:i/>
          <w:iCs/>
          <w:sz w:val="20"/>
          <w:szCs w:val="20"/>
          <w:rPrChange w:id="71" w:author="Ai Kimoto" w:date="2026-05-18T17:30:00Z">
            <w:rPr>
              <w:rFonts w:ascii="Times New Roman" w:hAnsi="Times New Roman" w:eastAsia="Times New Roman" w:cs="Times New Roman"/>
              <w:i/>
              <w:iCs/>
              <w:sz w:val="24"/>
              <w:szCs w:val="24"/>
            </w:rPr>
          </w:rPrChange>
        </w:rPr>
        <w:t xml:space="preserve">KEYWORDS</w:t>
      </w:r>
      <w:ins w:id="72" w:author="Ai Kimoto" w:date="2026-05-18T17:31:00Z">
        <w:r>
          <w:rPr>
            <w:rFonts w:ascii="Cambria" w:hAnsi="Cambria" w:eastAsia="Times New Roman" w:cs="Times New Roman"/>
            <w:i/>
            <w:iCs/>
            <w:sz w:val="20"/>
            <w:szCs w:val="20"/>
          </w:rPr>
        </w:r>
      </w:ins>
    </w:p>
    <w:p>
      <w:pPr>
        <w:pBdr/>
        <w:spacing w:after="0"/>
        <w:ind/>
        <w:jc w:val="center"/>
        <w:rPr>
          <w:rFonts w:ascii="Cambria" w:hAnsi="Cambria" w:eastAsia="Times New Roman" w:cs="Times New Roman"/>
          <w:bCs/>
          <w:i/>
          <w:sz w:val="20"/>
          <w:szCs w:val="20"/>
          <w:rPrChange w:id="73" w:author="Ai Kimoto" w:date="2026-05-18T17:30:00Z">
            <w:rPr>
              <w:rFonts w:ascii="Times New Roman" w:hAnsi="Times New Roman" w:eastAsia="Times New Roman" w:cs="Times New Roman"/>
              <w:bCs/>
              <w:i/>
              <w:sz w:val="24"/>
              <w:szCs w:val="24"/>
            </w:rPr>
          </w:rPrChange>
        </w:rPr>
        <w:pPrChange w:author="Ai Kimoto" w:date="2026-05-18T17:29:00Z" w:id="74">
          <w:pPr>
            <w:pBdr/>
            <w:spacing/>
            <w:ind/>
            <w:jc w:val="center"/>
          </w:pPr>
        </w:pPrChange>
      </w:pPr>
      <w:r>
        <w:rPr>
          <w:rFonts w:ascii="Cambria" w:hAnsi="Cambria" w:eastAsia="Times New Roman" w:cs="Times New Roman"/>
          <w:bCs/>
          <w:i/>
          <w:sz w:val="20"/>
          <w:szCs w:val="20"/>
        </w:rPr>
      </w:r>
      <w:r>
        <w:rPr>
          <w:rFonts w:ascii="Cambria" w:hAnsi="Cambria" w:eastAsia="Times New Roman" w:cs="Times New Roman"/>
          <w:bCs/>
          <w:i/>
          <w:sz w:val="20"/>
          <w:szCs w:val="20"/>
          <w:rPrChange w:id="75" w:author="Ai Kimoto" w:date="2026-05-18T17:30:00Z">
            <w:rPr>
              <w:rFonts w:ascii="Times New Roman" w:hAnsi="Times New Roman" w:eastAsia="Times New Roman" w:cs="Times New Roman"/>
              <w:bCs/>
              <w:i/>
              <w:sz w:val="24"/>
              <w:szCs w:val="24"/>
            </w:rPr>
          </w:rPrChange>
        </w:rPr>
      </w:r>
    </w:p>
    <w:p>
      <w:pPr>
        <w:pBdr/>
        <w:spacing w:after="0"/>
        <w:ind/>
        <w:jc w:val="center"/>
        <w:rPr>
          <w:rFonts w:ascii="Cambria" w:hAnsi="Cambria" w:eastAsia="Times New Roman" w:cs="Times New Roman"/>
          <w:sz w:val="20"/>
          <w:szCs w:val="20"/>
          <w:rPrChange w:id="76" w:author="Ai Kimoto" w:date="2026-05-18T17:30:00Z">
            <w:rPr>
              <w:rFonts w:ascii="Times New Roman" w:hAnsi="Times New Roman" w:eastAsia="Times New Roman" w:cs="Times New Roman"/>
            </w:rPr>
          </w:rPrChange>
        </w:rPr>
        <w:pPrChange w:author="Ai Kimoto" w:date="2026-05-18T17:29:00Z" w:id="77">
          <w:pPr>
            <w:pBdr/>
            <w:spacing/>
            <w:ind/>
            <w:jc w:val="center"/>
          </w:pPr>
        </w:pPrChange>
      </w:pPr>
      <w:r>
        <w:rPr>
          <w:rFonts w:ascii="Cambria" w:hAnsi="Cambria" w:eastAsia="Times New Roman" w:cs="Times New Roman"/>
          <w:sz w:val="20"/>
          <w:szCs w:val="20"/>
          <w:rPrChange w:id="78" w:author="Ai Kimoto" w:date="2026-05-18T17:30:00Z">
            <w:rPr>
              <w:rFonts w:ascii="Times New Roman" w:hAnsi="Times New Roman" w:eastAsia="Times New Roman" w:cs="Times New Roman"/>
            </w:rPr>
          </w:rPrChange>
        </w:rPr>
        <w:t xml:space="preserve">ICCAT Software Catalogue, FLa4a, R-package, FLR, catch-at-age, stock assessment, MSE</w:t>
      </w:r>
      <w:r>
        <w:rPr>
          <w:rFonts w:ascii="Cambria" w:hAnsi="Cambria" w:eastAsia="Times New Roman" w:cs="Times New Roman"/>
          <w:sz w:val="20"/>
          <w:szCs w:val="20"/>
          <w:rPrChange w:id="79" w:author="Ai Kimoto" w:date="2026-05-18T17:30:00Z">
            <w:rPr>
              <w:rFonts w:ascii="Times New Roman" w:hAnsi="Times New Roman" w:eastAsia="Times New Roman" w:cs="Times New Roman"/>
            </w:rPr>
          </w:rPrChange>
        </w:rPr>
      </w:r>
    </w:p>
    <w:p>
      <w:pPr>
        <w:pBdr/>
        <w:spacing w:after="0"/>
        <w:ind/>
        <w:rPr>
          <w:rFonts w:ascii="Cambria" w:hAnsi="Cambria" w:eastAsia="Times New Roman" w:cs="Times New Roman"/>
          <w:sz w:val="20"/>
          <w:szCs w:val="20"/>
          <w:rPrChange w:id="80" w:author="Ai Kimoto" w:date="2026-05-18T17:30:00Z">
            <w:rPr>
              <w:rFonts w:ascii="Times New Roman" w:hAnsi="Times New Roman" w:eastAsia="Times New Roman" w:cs="Times New Roman"/>
              <w:sz w:val="24"/>
              <w:szCs w:val="24"/>
            </w:rPr>
          </w:rPrChange>
        </w:rPr>
        <w:pPrChange w:author="Ai Kimoto" w:date="2026-05-18T17:29:00Z" w:id="81">
          <w:pPr>
            <w:pBdr/>
            <w:spacing/>
            <w:ind/>
          </w:pPr>
        </w:pPrChange>
      </w:pPr>
      <w:r>
        <w:rPr>
          <w:rFonts w:ascii="Cambria" w:hAnsi="Cambria" w:eastAsia="Times New Roman" w:cs="Times New Roman"/>
          <w:sz w:val="20"/>
          <w:szCs w:val="20"/>
          <w:rPrChange w:id="82" w:author="Ai Kimoto" w:date="2026-05-18T17:30:00Z">
            <w:rPr>
              <w:rFonts w:ascii="Times New Roman" w:hAnsi="Times New Roman" w:eastAsia="Times New Roman" w:cs="Times New Roman"/>
              <w:sz w:val="24"/>
              <w:szCs w:val="24"/>
            </w:rPr>
          </w:rPrChange>
        </w:rPr>
        <w:br w:type="page" w:clear="all"/>
      </w:r>
      <w:r>
        <w:rPr>
          <w:rFonts w:ascii="Cambria" w:hAnsi="Cambria" w:eastAsia="Times New Roman" w:cs="Times New Roman"/>
          <w:sz w:val="20"/>
          <w:szCs w:val="20"/>
          <w:rPrChange w:id="83" w:author="Ai Kimoto" w:date="2026-05-18T17:30:00Z">
            <w:rPr>
              <w:rFonts w:ascii="Times New Roman" w:hAnsi="Times New Roman" w:eastAsia="Times New Roman" w:cs="Times New Roman"/>
              <w:sz w:val="24"/>
              <w:szCs w:val="24"/>
            </w:rPr>
          </w:rPrChange>
        </w:rPr>
      </w:r>
    </w:p>
    <w:p>
      <w:pPr>
        <w:pBdr/>
        <w:spacing w:after="0"/>
        <w:ind/>
        <w:rPr>
          <w:ins w:id="84"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85" w:author="Ai Kimoto" w:date="2026-05-18T17:30:00Z">
            <w:rPr>
              <w:rFonts w:ascii="Times New Roman" w:hAnsi="Times New Roman" w:eastAsia="Times New Roman" w:cs="Times New Roman"/>
              <w:b/>
              <w:bCs/>
              <w:sz w:val="24"/>
              <w:szCs w:val="24"/>
            </w:rPr>
          </w:rPrChange>
        </w:rPr>
        <w:t xml:space="preserve">Introduction</w:t>
      </w:r>
      <w:ins w:id="86" w:author="Ai Kimoto" w:date="2026-05-18T17:31:00Z">
        <w:r>
          <w:rPr>
            <w:rFonts w:ascii="Cambria" w:hAnsi="Cambria" w:eastAsia="Times New Roman" w:cs="Times New Roman"/>
            <w:b/>
            <w:bCs/>
            <w:sz w:val="20"/>
            <w:szCs w:val="20"/>
          </w:rPr>
        </w:r>
      </w:ins>
    </w:p>
    <w:p>
      <w:pPr>
        <w:pBdr/>
        <w:spacing w:after="0"/>
        <w:ind/>
        <w:rPr>
          <w:rFonts w:ascii="Cambria" w:hAnsi="Cambria" w:eastAsia="Times New Roman" w:cs="Times New Roman"/>
          <w:b/>
          <w:sz w:val="20"/>
          <w:szCs w:val="20"/>
          <w:rPrChange w:id="87" w:author="Ai Kimoto" w:date="2026-05-18T17:30:00Z">
            <w:rPr>
              <w:rFonts w:ascii="Times New Roman" w:hAnsi="Times New Roman" w:eastAsia="Times New Roman" w:cs="Times New Roman"/>
              <w:b/>
            </w:rPr>
          </w:rPrChange>
        </w:rPr>
        <w:pPrChange w:author="Ai Kimoto" w:date="2026-05-18T17:29:00Z" w:id="88">
          <w:pPr>
            <w:pBdr/>
            <w:spacing/>
            <w:ind/>
          </w:pPr>
        </w:pPrChange>
      </w:pPr>
      <w:r>
        <w:rPr>
          <w:rFonts w:ascii="Cambria" w:hAnsi="Cambria" w:eastAsia="Times New Roman" w:cs="Times New Roman"/>
          <w:b/>
          <w:sz w:val="20"/>
          <w:szCs w:val="20"/>
        </w:rPr>
      </w:r>
      <w:r>
        <w:rPr>
          <w:rFonts w:ascii="Cambria" w:hAnsi="Cambria" w:eastAsia="Times New Roman" w:cs="Times New Roman"/>
          <w:b/>
          <w:sz w:val="20"/>
          <w:szCs w:val="20"/>
          <w:rPrChange w:id="89" w:author="Ai Kimoto" w:date="2026-05-18T17:30:00Z">
            <w:rPr>
              <w:rFonts w:ascii="Times New Roman" w:hAnsi="Times New Roman" w:eastAsia="Times New Roman" w:cs="Times New Roman"/>
              <w:b/>
            </w:rPr>
          </w:rPrChange>
        </w:rPr>
      </w:r>
    </w:p>
    <w:p>
      <w:pPr>
        <w:pBdr/>
        <w:spacing w:after="0"/>
        <w:ind/>
        <w:jc w:val="both"/>
        <w:rPr>
          <w:rFonts w:ascii="Cambria" w:hAnsi="Cambria" w:eastAsia="Times New Roman" w:cs="Times New Roman"/>
          <w:sz w:val="20"/>
          <w:szCs w:val="20"/>
          <w:highlight w:val="yellow"/>
          <w:rPrChange w:id="90" w:author="Ai Kimoto" w:date="2026-05-18T17:30:00Z">
            <w:rPr>
              <w:rFonts w:ascii="Times New Roman" w:hAnsi="Times New Roman" w:eastAsia="Times New Roman" w:cs="Times New Roman"/>
              <w:highlight w:val="yellow"/>
            </w:rPr>
          </w:rPrChange>
        </w:rPr>
        <w:pPrChange w:author="Ai Kimoto" w:date="2026-05-18T17:29:00Z" w:id="91">
          <w:pPr>
            <w:pBdr/>
            <w:spacing/>
            <w:ind/>
            <w:jc w:val="both"/>
          </w:pPr>
        </w:pPrChange>
      </w:pPr>
      <w:r>
        <w:rPr>
          <w:rFonts w:ascii="Cambria" w:hAnsi="Cambria" w:eastAsia="Times New Roman" w:cs="Times New Roman"/>
          <w:sz w:val="20"/>
          <w:szCs w:val="20"/>
          <w:rPrChange w:id="92" w:author="Ai Kimoto" w:date="2026-05-18T17:30:00Z">
            <w:rPr>
              <w:rFonts w:ascii="Times New Roman" w:hAnsi="Times New Roman" w:eastAsia="Times New Roman" w:cs="Times New Roman"/>
            </w:rPr>
          </w:rPrChange>
        </w:rPr>
        <w:t xml:space="preserve">The SCRS in 2026 recommended that the a4a model (assessment for all initiative) will be considered for inclusion in the ICCAT software catalogue in </w:t>
      </w:r>
      <w:r>
        <w:rPr>
          <w:rFonts w:ascii="Cambria" w:hAnsi="Cambria" w:eastAsia="Times New Roman" w:cs="Times New Roman"/>
          <w:sz w:val="20"/>
          <w:szCs w:val="20"/>
          <w:highlight w:val="yellow"/>
          <w:rPrChange w:id="93" w:author="Ai Kimoto" w:date="2026-05-18T17:30:00Z">
            <w:rPr>
              <w:rFonts w:ascii="Times New Roman" w:hAnsi="Times New Roman" w:eastAsia="Times New Roman" w:cs="Times New Roman"/>
              <w:highlight w:val="yellow"/>
            </w:rPr>
          </w:rPrChange>
        </w:rPr>
        <w:t xml:space="preserve">202X (Anon., 202X)</w:t>
      </w:r>
      <w:r>
        <w:rPr>
          <w:rFonts w:ascii="Cambria" w:hAnsi="Cambria" w:eastAsia="Times New Roman" w:cs="Times New Roman"/>
          <w:sz w:val="20"/>
          <w:szCs w:val="20"/>
          <w:rPrChange w:id="94" w:author="Ai Kimoto" w:date="2026-05-18T17:30:00Z">
            <w:rPr>
              <w:rFonts w:ascii="Times New Roman" w:hAnsi="Times New Roman" w:eastAsia="Times New Roman" w:cs="Times New Roman"/>
            </w:rPr>
          </w:rPrChange>
        </w:rPr>
        <w:t xml:space="preserve">. Following this recommendation, this document provides a review of the a4a for the ICCAT software catalogue in </w:t>
      </w:r>
      <w:r>
        <w:rPr>
          <w:rFonts w:ascii="Cambria" w:hAnsi="Cambria" w:eastAsia="Times New Roman" w:cs="Times New Roman"/>
          <w:sz w:val="20"/>
          <w:szCs w:val="20"/>
          <w:highlight w:val="yellow"/>
          <w:rPrChange w:id="95" w:author="Ai Kimoto" w:date="2026-05-18T17:30:00Z">
            <w:rPr>
              <w:rFonts w:ascii="Times New Roman" w:hAnsi="Times New Roman" w:eastAsia="Times New Roman" w:cs="Times New Roman"/>
              <w:highlight w:val="yellow"/>
            </w:rPr>
          </w:rPrChange>
        </w:rPr>
        <w:t xml:space="preserve">202X.</w:t>
      </w:r>
      <w:r>
        <w:rPr>
          <w:rFonts w:ascii="Cambria" w:hAnsi="Cambria" w:eastAsia="Times New Roman" w:cs="Times New Roman"/>
          <w:sz w:val="20"/>
          <w:szCs w:val="20"/>
          <w:highlight w:val="yellow"/>
          <w:rPrChange w:id="96" w:author="Ai Kimoto" w:date="2026-05-18T17:30:00Z">
            <w:rPr>
              <w:rFonts w:ascii="Times New Roman" w:hAnsi="Times New Roman" w:eastAsia="Times New Roman" w:cs="Times New Roman"/>
              <w:highlight w:val="yellow"/>
            </w:rPr>
          </w:rPrChange>
        </w:rPr>
      </w:r>
    </w:p>
    <w:p>
      <w:pPr>
        <w:pBdr/>
        <w:spacing w:after="0"/>
        <w:ind/>
        <w:jc w:val="both"/>
        <w:rPr>
          <w:ins w:id="97"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98" w:author="Ai Kimoto" w:date="2026-05-18T17:31:00Z">
        <w:r>
          <w:rPr>
            <w:rFonts w:ascii="Cambria" w:hAnsi="Cambria" w:eastAsia="Times New Roman" w:cs="Times New Roman"/>
            <w:b/>
            <w:bCs/>
            <w:sz w:val="20"/>
            <w:szCs w:val="20"/>
          </w:rPr>
        </w:r>
      </w:ins>
    </w:p>
    <w:p>
      <w:pPr>
        <w:pBdr/>
        <w:spacing w:after="0"/>
        <w:ind/>
        <w:jc w:val="both"/>
        <w:rPr>
          <w:ins w:id="99"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100" w:author="Ai Kimoto" w:date="2026-05-18T17:30:00Z">
            <w:rPr>
              <w:rFonts w:ascii="Times New Roman" w:hAnsi="Times New Roman" w:eastAsia="Times New Roman" w:cs="Times New Roman"/>
              <w:b/>
              <w:bCs/>
              <w:sz w:val="24"/>
              <w:szCs w:val="24"/>
            </w:rPr>
          </w:rPrChange>
        </w:rPr>
        <w:t xml:space="preserve">The a4a model</w:t>
      </w:r>
      <w:ins w:id="101" w:author="Ai Kimoto" w:date="2026-05-18T17:31:00Z">
        <w:r>
          <w:rPr>
            <w:rFonts w:ascii="Cambria" w:hAnsi="Cambria" w:eastAsia="Times New Roman" w:cs="Times New Roman"/>
            <w:b/>
            <w:bCs/>
            <w:sz w:val="20"/>
            <w:szCs w:val="20"/>
          </w:rPr>
        </w:r>
      </w:ins>
    </w:p>
    <w:p>
      <w:pPr>
        <w:pBdr/>
        <w:spacing w:after="0"/>
        <w:ind/>
        <w:jc w:val="both"/>
        <w:rPr>
          <w:rFonts w:ascii="Cambria" w:hAnsi="Cambria" w:eastAsia="Times New Roman" w:cs="Times New Roman"/>
          <w:b/>
          <w:sz w:val="20"/>
          <w:szCs w:val="20"/>
          <w:rPrChange w:id="102" w:author="Ai Kimoto" w:date="2026-05-18T17:30:00Z">
            <w:rPr>
              <w:rFonts w:ascii="Times New Roman" w:hAnsi="Times New Roman" w:eastAsia="Times New Roman" w:cs="Times New Roman"/>
              <w:b/>
              <w:sz w:val="24"/>
              <w:szCs w:val="24"/>
            </w:rPr>
          </w:rPrChange>
        </w:rPr>
        <w:pPrChange w:author="Ai Kimoto" w:date="2026-05-18T17:29:00Z" w:id="103">
          <w:pPr>
            <w:pBdr/>
            <w:spacing/>
            <w:ind/>
            <w:jc w:val="both"/>
          </w:pPr>
        </w:pPrChange>
      </w:pPr>
      <w:r>
        <w:rPr>
          <w:rFonts w:ascii="Cambria" w:hAnsi="Cambria" w:eastAsia="Times New Roman" w:cs="Times New Roman"/>
          <w:b/>
          <w:sz w:val="20"/>
          <w:szCs w:val="20"/>
        </w:rPr>
      </w:r>
      <w:r>
        <w:rPr>
          <w:rFonts w:ascii="Cambria" w:hAnsi="Cambria" w:eastAsia="Times New Roman" w:cs="Times New Roman"/>
          <w:b/>
          <w:sz w:val="20"/>
          <w:szCs w:val="20"/>
          <w:rPrChange w:id="104" w:author="Ai Kimoto" w:date="2026-05-18T17:30:00Z">
            <w:rPr>
              <w:rFonts w:ascii="Times New Roman" w:hAnsi="Times New Roman" w:eastAsia="Times New Roman" w:cs="Times New Roman"/>
              <w:b/>
              <w:sz w:val="24"/>
              <w:szCs w:val="24"/>
            </w:rPr>
          </w:rPrChange>
        </w:rPr>
      </w:r>
    </w:p>
    <w:p>
      <w:pPr>
        <w:pBdr/>
        <w:spacing w:after="0"/>
        <w:ind/>
        <w:jc w:val="both"/>
        <w:rPr>
          <w:rFonts w:ascii="Cambria" w:hAnsi="Cambria" w:eastAsia="Times New Roman" w:cs="Times New Roman"/>
          <w:sz w:val="20"/>
          <w:szCs w:val="20"/>
          <w:rPrChange w:id="105" w:author="Ai Kimoto" w:date="2026-05-18T17:30:00Z">
            <w:rPr>
              <w:rFonts w:ascii="Times New Roman" w:hAnsi="Times New Roman" w:eastAsia="Times New Roman" w:cs="Times New Roman"/>
            </w:rPr>
          </w:rPrChange>
        </w:rPr>
        <w:pPrChange w:author="Ai Kimoto" w:date="2026-05-18T17:29:00Z" w:id="106">
          <w:pPr>
            <w:pBdr/>
            <w:spacing/>
            <w:ind/>
            <w:jc w:val="both"/>
          </w:pPr>
        </w:pPrChange>
      </w:pPr>
      <w:r>
        <w:rPr>
          <w:rFonts w:ascii="Cambria" w:hAnsi="Cambria" w:eastAsia="Times New Roman" w:cs="Times New Roman"/>
          <w:sz w:val="20"/>
          <w:szCs w:val="20"/>
          <w:rPrChange w:id="107" w:author="Ai Kimoto" w:date="2026-05-18T17:30:00Z">
            <w:rPr>
              <w:rFonts w:ascii="Times New Roman" w:hAnsi="Times New Roman" w:eastAsia="Times New Roman" w:cs="Times New Roman"/>
            </w:rPr>
          </w:rPrChange>
        </w:rPr>
        <w:t xml:space="preserve">The Assessment for All (a4a) framework is a statistical catch-at-age (SCA) stock assessment model integrated within the Fisheries Library for R (FLR). It provides a flexible environment that enables scientists to</w:t>
      </w:r>
      <w:r>
        <w:rPr>
          <w:rFonts w:ascii="Cambria" w:hAnsi="Cambria"/>
          <w:sz w:val="20"/>
          <w:szCs w:val="20"/>
          <w:rPrChange w:id="108" w:author="Ai Kimoto" w:date="2026-05-18T17:30:00Z">
            <w:rPr/>
          </w:rPrChange>
        </w:rPr>
        <w:t xml:space="preserve"> </w:t>
      </w:r>
      <w:r>
        <w:rPr>
          <w:rFonts w:ascii="Cambria" w:hAnsi="Cambria" w:eastAsia="Times New Roman" w:cs="Times New Roman"/>
          <w:sz w:val="20"/>
          <w:szCs w:val="20"/>
          <w:rPrChange w:id="109" w:author="Ai Kimoto" w:date="2026-05-18T17:30:00Z">
            <w:rPr>
              <w:rFonts w:ascii="Times New Roman" w:hAnsi="Times New Roman" w:eastAsia="Times New Roman" w:cs="Times New Roman"/>
            </w:rPr>
          </w:rPrChange>
        </w:rPr>
        <w:t xml:space="preserve">construct and diagnose age-structured assessments by utilizing standardized FLR data structures and statistical </w:t>
      </w:r>
      <w:r>
        <w:rPr>
          <w:rFonts w:ascii="Cambria" w:hAnsi="Cambria" w:eastAsia="Times New Roman" w:cs="Times New Roman"/>
          <w:sz w:val="20"/>
          <w:szCs w:val="20"/>
          <w:rPrChange w:id="110" w:author="Ai Kimoto" w:date="2026-05-18T17:30:00Z">
            <w:rPr>
              <w:rFonts w:ascii="Times New Roman" w:hAnsi="Times New Roman" w:eastAsia="Times New Roman" w:cs="Times New Roman"/>
            </w:rPr>
          </w:rPrChange>
        </w:rPr>
        <w:t xml:space="preserve">submodels</w:t>
      </w:r>
      <w:r>
        <w:rPr>
          <w:rFonts w:ascii="Cambria" w:hAnsi="Cambria" w:eastAsia="Times New Roman" w:cs="Times New Roman"/>
          <w:sz w:val="20"/>
          <w:szCs w:val="20"/>
          <w:rPrChange w:id="111" w:author="Ai Kimoto" w:date="2026-05-18T17:30:00Z">
            <w:rPr>
              <w:rFonts w:ascii="Times New Roman" w:hAnsi="Times New Roman" w:eastAsia="Times New Roman" w:cs="Times New Roman"/>
            </w:rPr>
          </w:rPrChange>
        </w:rPr>
        <w:t xml:space="preserve">. This framework is designed to handle varying levels of data complexity while maintaining</w:t>
      </w:r>
      <w:r>
        <w:rPr>
          <w:rFonts w:ascii="Cambria" w:hAnsi="Cambria"/>
          <w:sz w:val="20"/>
          <w:szCs w:val="20"/>
          <w:rPrChange w:id="112" w:author="Ai Kimoto" w:date="2026-05-18T17:30:00Z">
            <w:rPr/>
          </w:rPrChange>
        </w:rPr>
        <w:t xml:space="preserve"> </w:t>
      </w:r>
      <w:r>
        <w:rPr>
          <w:rFonts w:ascii="Cambria" w:hAnsi="Cambria" w:eastAsia="Times New Roman" w:cs="Times New Roman"/>
          <w:sz w:val="20"/>
          <w:szCs w:val="20"/>
          <w:rPrChange w:id="113" w:author="Ai Kimoto" w:date="2026-05-18T17:30:00Z">
            <w:rPr>
              <w:rFonts w:ascii="Times New Roman" w:hAnsi="Times New Roman" w:eastAsia="Times New Roman" w:cs="Times New Roman"/>
            </w:rPr>
          </w:rPrChange>
        </w:rPr>
        <w:t xml:space="preserve">a rapid operational timeframe.</w:t>
      </w:r>
      <w:r>
        <w:rPr>
          <w:rFonts w:ascii="Cambria" w:hAnsi="Cambria" w:eastAsia="Times New Roman" w:cs="Times New Roman"/>
          <w:sz w:val="20"/>
          <w:szCs w:val="20"/>
          <w:rPrChange w:id="114" w:author="Ai Kimoto" w:date="2026-05-18T17:30:00Z">
            <w:rPr>
              <w:rFonts w:ascii="Times New Roman" w:hAnsi="Times New Roman" w:eastAsia="Times New Roman" w:cs="Times New Roman"/>
            </w:rPr>
          </w:rPrChange>
        </w:rPr>
      </w:r>
    </w:p>
    <w:p>
      <w:pPr>
        <w:pBdr/>
        <w:spacing w:after="0"/>
        <w:ind/>
        <w:jc w:val="both"/>
        <w:rPr>
          <w:ins w:id="115"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116" w:author="Ai Kimoto" w:date="2026-05-18T17:31:00Z">
        <w:r>
          <w:rPr>
            <w:rFonts w:ascii="Cambria" w:hAnsi="Cambria" w:eastAsia="Times New Roman" w:cs="Times New Roman"/>
            <w:b/>
            <w:bCs/>
            <w:sz w:val="20"/>
            <w:szCs w:val="20"/>
          </w:rPr>
        </w:r>
      </w:ins>
    </w:p>
    <w:p>
      <w:pPr>
        <w:pBdr/>
        <w:spacing w:after="0"/>
        <w:ind/>
        <w:jc w:val="both"/>
        <w:rPr>
          <w:ins w:id="117"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118" w:author="Ai Kimoto" w:date="2026-05-18T17:30:00Z">
            <w:rPr>
              <w:rFonts w:ascii="Times New Roman" w:hAnsi="Times New Roman" w:eastAsia="Times New Roman" w:cs="Times New Roman"/>
              <w:b/>
              <w:bCs/>
            </w:rPr>
          </w:rPrChange>
        </w:rPr>
        <w:t xml:space="preserve">Background and development</w:t>
      </w:r>
      <w:ins w:id="119" w:author="Ai Kimoto" w:date="2026-05-18T17:31:00Z">
        <w:r>
          <w:rPr>
            <w:rFonts w:ascii="Cambria" w:hAnsi="Cambria" w:eastAsia="Times New Roman" w:cs="Times New Roman"/>
            <w:b/>
            <w:bCs/>
            <w:sz w:val="20"/>
            <w:szCs w:val="20"/>
          </w:rPr>
        </w:r>
      </w:ins>
    </w:p>
    <w:p>
      <w:pPr>
        <w:pBdr/>
        <w:spacing w:after="0"/>
        <w:ind/>
        <w:jc w:val="both"/>
        <w:rPr>
          <w:rFonts w:ascii="Cambria" w:hAnsi="Cambria"/>
          <w:b/>
          <w:bCs/>
          <w:sz w:val="20"/>
          <w:szCs w:val="20"/>
          <w:rPrChange w:id="120" w:author="Ai Kimoto" w:date="2026-05-18T17:30:00Z">
            <w:rPr>
              <w:b/>
              <w:bCs/>
            </w:rPr>
          </w:rPrChange>
        </w:rPr>
        <w:pPrChange w:author="Ai Kimoto" w:date="2026-05-18T17:29:00Z" w:id="121">
          <w:pPr>
            <w:pBdr/>
            <w:spacing/>
            <w:ind/>
            <w:jc w:val="both"/>
          </w:pPr>
        </w:pPrChange>
      </w:pPr>
      <w:r>
        <w:rPr>
          <w:rFonts w:ascii="Cambria" w:hAnsi="Cambria"/>
          <w:b/>
          <w:bCs/>
          <w:sz w:val="20"/>
          <w:szCs w:val="20"/>
        </w:rPr>
      </w:r>
      <w:r>
        <w:rPr>
          <w:rFonts w:ascii="Cambria" w:hAnsi="Cambria"/>
          <w:b/>
          <w:bCs/>
          <w:sz w:val="20"/>
          <w:szCs w:val="20"/>
          <w:rPrChange w:id="122" w:author="Ai Kimoto" w:date="2026-05-18T17:30:00Z">
            <w:rPr>
              <w:b/>
              <w:bCs/>
            </w:rPr>
          </w:rPrChange>
        </w:rPr>
      </w:r>
    </w:p>
    <w:p>
      <w:pPr>
        <w:pBdr/>
        <w:spacing w:after="0"/>
        <w:ind/>
        <w:jc w:val="both"/>
        <w:rPr>
          <w:rFonts w:ascii="Cambria" w:hAnsi="Cambria" w:eastAsia="Times New Roman" w:cs="Times New Roman"/>
          <w:sz w:val="20"/>
          <w:szCs w:val="20"/>
          <w:rPrChange w:id="123" w:author="Ai Kimoto" w:date="2026-05-18T17:30:00Z">
            <w:rPr>
              <w:rFonts w:ascii="Times New Roman" w:hAnsi="Times New Roman" w:eastAsia="Times New Roman" w:cs="Times New Roman"/>
            </w:rPr>
          </w:rPrChange>
        </w:rPr>
        <w:pPrChange w:author="Ai Kimoto" w:date="2026-05-18T17:29:00Z" w:id="124">
          <w:pPr>
            <w:pBdr/>
            <w:spacing/>
            <w:ind/>
            <w:jc w:val="both"/>
          </w:pPr>
        </w:pPrChange>
      </w:pPr>
      <w:r>
        <w:rPr>
          <w:rFonts w:ascii="Cambria" w:hAnsi="Cambria" w:eastAsia="Times New Roman" w:cs="Times New Roman"/>
          <w:sz w:val="20"/>
          <w:szCs w:val="20"/>
          <w:rPrChange w:id="125" w:author="Ai Kimoto" w:date="2026-05-18T17:30:00Z">
            <w:rPr>
              <w:rFonts w:ascii="Times New Roman" w:hAnsi="Times New Roman" w:eastAsia="Times New Roman" w:cs="Times New Roman"/>
            </w:rPr>
          </w:rPrChange>
        </w:rPr>
        <w:t xml:space="preserve">The Assessment for All Initiative (a4a) was launched by the European Commission Joint Research Centre (JRC) in 2012 with the primary goal of developing, testing, and distributing methods capable of assessing </w:t>
      </w:r>
      <w:r>
        <w:rPr>
          <w:rFonts w:ascii="Cambria" w:hAnsi="Cambria" w:eastAsia="Times New Roman" w:cs="Times New Roman"/>
          <w:sz w:val="20"/>
          <w:szCs w:val="20"/>
          <w:rPrChange w:id="126" w:author="Ai Kimoto" w:date="2026-05-18T17:30:00Z">
            <w:rPr>
              <w:rFonts w:ascii="Times New Roman" w:hAnsi="Times New Roman" w:eastAsia="Times New Roman" w:cs="Times New Roman"/>
            </w:rPr>
          </w:rPrChange>
        </w:rPr>
        <w:t xml:space="preserve">a large number of</w:t>
      </w:r>
      <w:r>
        <w:rPr>
          <w:rFonts w:ascii="Cambria" w:hAnsi="Cambria" w:eastAsia="Times New Roman" w:cs="Times New Roman"/>
          <w:sz w:val="20"/>
          <w:szCs w:val="20"/>
          <w:rPrChange w:id="127" w:author="Ai Kimoto" w:date="2026-05-18T17:30:00Z">
            <w:rPr>
              <w:rFonts w:ascii="Times New Roman" w:hAnsi="Times New Roman" w:eastAsia="Times New Roman" w:cs="Times New Roman"/>
            </w:rPr>
          </w:rPrChange>
        </w:rPr>
        <w:t xml:space="preserve"> stocks within operational time frames. The initiative arose from the recognition that the implementation of the EU Data Collection Framework generates large volumes of data—including for stocks not regularly </w:t>
      </w:r>
      <w:r>
        <w:rPr>
          <w:rFonts w:ascii="Cambria" w:hAnsi="Cambria" w:eastAsia="Times New Roman" w:cs="Times New Roman"/>
          <w:sz w:val="20"/>
          <w:szCs w:val="20"/>
          <w:rPrChange w:id="128" w:author="Ai Kimoto" w:date="2026-05-18T17:30:00Z">
            <w:rPr>
              <w:rFonts w:ascii="Times New Roman" w:hAnsi="Times New Roman" w:eastAsia="Times New Roman" w:cs="Times New Roman"/>
            </w:rPr>
          </w:rPrChange>
        </w:rPr>
        <w:t xml:space="preserve">assessed—</w:t>
      </w:r>
      <w:r>
        <w:rPr>
          <w:rFonts w:ascii="Cambria" w:hAnsi="Cambria" w:eastAsia="Times New Roman" w:cs="Times New Roman"/>
          <w:sz w:val="20"/>
          <w:szCs w:val="20"/>
          <w:rPrChange w:id="129" w:author="Ai Kimoto" w:date="2026-05-18T17:30:00Z">
            <w:rPr>
              <w:rFonts w:ascii="Times New Roman" w:hAnsi="Times New Roman" w:eastAsia="Times New Roman" w:cs="Times New Roman"/>
            </w:rPr>
          </w:rPrChange>
        </w:rPr>
        <w:t xml:space="preserve">and that traditional stock assessment tools take too long to set up and run for such a broad data landscape (Jardim et al., 2014).</w:t>
      </w:r>
      <w:r>
        <w:rPr>
          <w:rFonts w:ascii="Cambria" w:hAnsi="Cambria" w:eastAsia="Times New Roman" w:cs="Times New Roman"/>
          <w:sz w:val="20"/>
          <w:szCs w:val="20"/>
          <w:rPrChange w:id="130" w:author="Ai Kimoto" w:date="2026-05-18T17:30:00Z">
            <w:rPr>
              <w:rFonts w:ascii="Times New Roman" w:hAnsi="Times New Roman" w:eastAsia="Times New Roman" w:cs="Times New Roman"/>
            </w:rPr>
          </w:rPrChange>
        </w:rPr>
      </w:r>
    </w:p>
    <w:p>
      <w:pPr>
        <w:pBdr/>
        <w:spacing w:after="0"/>
        <w:ind/>
        <w:jc w:val="both"/>
        <w:rPr>
          <w:ins w:id="131" w:author="Ai Kimoto" w:date="2026-05-18T17:31:00Z"/>
          <w:rFonts w:ascii="Cambria" w:hAnsi="Cambria" w:eastAsia="Times New Roman" w:cs="Times New Roman"/>
          <w:sz w:val="20"/>
          <w:szCs w:val="20"/>
        </w:rPr>
      </w:pPr>
      <w:del w:id="132" w:author="Ai Kimoto" w:date="2026-05-18T17:31:00Z">
        <w:r>
          <w:rPr>
            <w:rFonts w:ascii="Cambria" w:hAnsi="Cambria" w:eastAsia="Times New Roman" w:cs="Times New Roman"/>
            <w:sz w:val="20"/>
            <w:szCs w:val="20"/>
            <w:rPrChange w:id="133" w:author="Ai Kimoto" w:date="2026-05-18T17:30:00Z">
              <w:rPr>
                <w:rFonts w:ascii="Times New Roman" w:hAnsi="Times New Roman" w:eastAsia="Times New Roman" w:cs="Times New Roman"/>
              </w:rPr>
            </w:rPrChange>
          </w:rPr>
          <w:delText xml:space="preserve"> </w:delText>
        </w:r>
      </w:del>
      <w:ins w:id="134" w:author="Ai Kimoto" w:date="2026-05-18T17:31:00Z">
        <w:r>
          <w:rPr>
            <w:rFonts w:ascii="Cambria" w:hAnsi="Cambria" w:eastAsia="Times New Roman" w:cs="Times New Roman"/>
            <w:sz w:val="20"/>
            <w:szCs w:val="20"/>
          </w:rPr>
        </w:r>
      </w:ins>
    </w:p>
    <w:p>
      <w:pPr>
        <w:pBdr/>
        <w:spacing w:after="0"/>
        <w:ind/>
        <w:jc w:val="both"/>
        <w:rPr>
          <w:rFonts w:ascii="Cambria" w:hAnsi="Cambria" w:eastAsia="Times New Roman" w:cs="Times New Roman"/>
          <w:sz w:val="20"/>
          <w:szCs w:val="20"/>
          <w:rPrChange w:id="135" w:author="Ai Kimoto" w:date="2026-05-18T17:30:00Z">
            <w:rPr>
              <w:rFonts w:ascii="Times New Roman" w:hAnsi="Times New Roman" w:eastAsia="Times New Roman" w:cs="Times New Roman"/>
            </w:rPr>
          </w:rPrChange>
        </w:rPr>
        <w:pPrChange w:author="Ai Kimoto" w:date="2026-05-18T17:29:00Z" w:id="136">
          <w:pPr>
            <w:pBdr/>
            <w:spacing/>
            <w:ind/>
            <w:jc w:val="both"/>
          </w:pPr>
        </w:pPrChange>
      </w:pPr>
      <w:r>
        <w:rPr>
          <w:rFonts w:ascii="Cambria" w:hAnsi="Cambria" w:eastAsia="Times New Roman" w:cs="Times New Roman"/>
          <w:sz w:val="20"/>
          <w:szCs w:val="20"/>
          <w:rPrChange w:id="137" w:author="Ai Kimoto" w:date="2026-05-18T17:30:00Z">
            <w:rPr>
              <w:rFonts w:ascii="Times New Roman" w:hAnsi="Times New Roman" w:eastAsia="Times New Roman" w:cs="Times New Roman"/>
            </w:rPr>
          </w:rPrChange>
        </w:rPr>
        <w:t xml:space="preserve">The a4a framework is built upon the Fisheries Library for R (FLR; Kell et al., 2007), a widely used open-source software framework. By integrating flexible statistical </w:t>
      </w:r>
      <w:r>
        <w:rPr>
          <w:rFonts w:ascii="Cambria" w:hAnsi="Cambria" w:eastAsia="Times New Roman" w:cs="Times New Roman"/>
          <w:sz w:val="20"/>
          <w:szCs w:val="20"/>
          <w:rPrChange w:id="138" w:author="Ai Kimoto" w:date="2026-05-18T17:30:00Z">
            <w:rPr>
              <w:rFonts w:ascii="Times New Roman" w:hAnsi="Times New Roman" w:eastAsia="Times New Roman" w:cs="Times New Roman"/>
            </w:rPr>
          </w:rPrChange>
        </w:rPr>
        <w:t xml:space="preserve">submodels</w:t>
      </w:r>
      <w:r>
        <w:rPr>
          <w:rFonts w:ascii="Cambria" w:hAnsi="Cambria" w:eastAsia="Times New Roman" w:cs="Times New Roman"/>
          <w:sz w:val="20"/>
          <w:szCs w:val="20"/>
          <w:rPrChange w:id="139" w:author="Ai Kimoto" w:date="2026-05-18T17:30:00Z">
            <w:rPr>
              <w:rFonts w:ascii="Times New Roman" w:hAnsi="Times New Roman" w:eastAsia="Times New Roman" w:cs="Times New Roman"/>
            </w:rPr>
          </w:rPrChange>
        </w:rPr>
        <w:t xml:space="preserve"> with the established FLR data structures, a4a enables scientists with varying statistical backgrou</w:t>
      </w:r>
      <w:r>
        <w:rPr>
          <w:rFonts w:ascii="Cambria" w:hAnsi="Cambria" w:eastAsia="Times New Roman" w:cs="Times New Roman"/>
          <w:sz w:val="20"/>
          <w:szCs w:val="20"/>
          <w:rPrChange w:id="140" w:author="Ai Kimoto" w:date="2026-05-18T17:30:00Z">
            <w:rPr>
              <w:rFonts w:ascii="Times New Roman" w:hAnsi="Times New Roman" w:eastAsia="Times New Roman" w:cs="Times New Roman"/>
            </w:rPr>
          </w:rPrChange>
        </w:rPr>
        <w:t xml:space="preserve">nds to rapidly construct, fit, and diagnose age-structured stock assessments. The framework has been applied in both European and international contexts, and this document reviews the a4a methodology for potential inclusion in the ICCAT software catalogue.</w:t>
      </w:r>
      <w:r>
        <w:rPr>
          <w:rFonts w:ascii="Cambria" w:hAnsi="Cambria" w:eastAsia="Times New Roman" w:cs="Times New Roman"/>
          <w:sz w:val="20"/>
          <w:szCs w:val="20"/>
          <w:rPrChange w:id="141" w:author="Ai Kimoto" w:date="2026-05-18T17:30:00Z">
            <w:rPr>
              <w:rFonts w:ascii="Times New Roman" w:hAnsi="Times New Roman" w:eastAsia="Times New Roman" w:cs="Times New Roman"/>
            </w:rPr>
          </w:rPrChange>
        </w:rPr>
      </w:r>
    </w:p>
    <w:p>
      <w:pPr>
        <w:pBdr/>
        <w:spacing w:after="0"/>
        <w:ind/>
        <w:jc w:val="both"/>
        <w:rPr>
          <w:ins w:id="142"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143" w:author="Ai Kimoto" w:date="2026-05-18T17:31:00Z">
        <w:r>
          <w:rPr>
            <w:rFonts w:ascii="Cambria" w:hAnsi="Cambria" w:eastAsia="Times New Roman" w:cs="Times New Roman"/>
            <w:b/>
            <w:bCs/>
            <w:sz w:val="20"/>
            <w:szCs w:val="20"/>
          </w:rPr>
        </w:r>
      </w:ins>
    </w:p>
    <w:p>
      <w:pPr>
        <w:pBdr/>
        <w:spacing w:after="0"/>
        <w:ind/>
        <w:jc w:val="both"/>
        <w:rPr>
          <w:ins w:id="144"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145" w:author="Ai Kimoto" w:date="2026-05-18T17:30:00Z">
            <w:rPr>
              <w:rFonts w:ascii="Times New Roman" w:hAnsi="Times New Roman" w:eastAsia="Times New Roman" w:cs="Times New Roman"/>
              <w:b/>
              <w:bCs/>
            </w:rPr>
          </w:rPrChange>
        </w:rPr>
        <w:t xml:space="preserve">Population Dynamics and Statistical Framework</w:t>
      </w:r>
      <w:ins w:id="146" w:author="Ai Kimoto" w:date="2026-05-18T17:31:00Z">
        <w:r>
          <w:rPr>
            <w:rFonts w:ascii="Cambria" w:hAnsi="Cambria" w:eastAsia="Times New Roman" w:cs="Times New Roman"/>
            <w:b/>
            <w:bCs/>
            <w:sz w:val="20"/>
            <w:szCs w:val="20"/>
          </w:rPr>
        </w:r>
      </w:ins>
    </w:p>
    <w:p>
      <w:pPr>
        <w:pBdr/>
        <w:spacing w:after="0"/>
        <w:ind/>
        <w:jc w:val="both"/>
        <w:rPr>
          <w:rFonts w:ascii="Cambria" w:hAnsi="Cambria"/>
          <w:b/>
          <w:bCs/>
          <w:sz w:val="20"/>
          <w:szCs w:val="20"/>
          <w:rPrChange w:id="147" w:author="Ai Kimoto" w:date="2026-05-18T17:30:00Z">
            <w:rPr>
              <w:b/>
              <w:bCs/>
            </w:rPr>
          </w:rPrChange>
        </w:rPr>
        <w:pPrChange w:author="Ai Kimoto" w:date="2026-05-18T17:29:00Z" w:id="148">
          <w:pPr>
            <w:pBdr/>
            <w:spacing/>
            <w:ind/>
            <w:jc w:val="both"/>
          </w:pPr>
        </w:pPrChange>
      </w:pPr>
      <w:r>
        <w:rPr>
          <w:rFonts w:ascii="Cambria" w:hAnsi="Cambria"/>
          <w:b/>
          <w:bCs/>
          <w:sz w:val="20"/>
          <w:szCs w:val="20"/>
        </w:rPr>
      </w:r>
      <w:r>
        <w:rPr>
          <w:rFonts w:ascii="Cambria" w:hAnsi="Cambria"/>
          <w:b/>
          <w:bCs/>
          <w:sz w:val="20"/>
          <w:szCs w:val="20"/>
          <w:rPrChange w:id="149" w:author="Ai Kimoto" w:date="2026-05-18T17:30:00Z">
            <w:rPr>
              <w:b/>
              <w:bCs/>
            </w:rPr>
          </w:rPrChange>
        </w:rPr>
      </w:r>
    </w:p>
    <w:p>
      <w:pPr>
        <w:pBdr/>
        <w:spacing w:after="0"/>
        <w:ind/>
        <w:jc w:val="both"/>
        <w:rPr>
          <w:ins w:id="150" w:author="Ai Kimoto" w:date="2026-05-18T17:50:00Z"/>
          <w:rFonts w:ascii="Cambria" w:hAnsi="Cambria" w:eastAsia="Times New Roman" w:cs="Times New Roman"/>
          <w:sz w:val="20"/>
          <w:szCs w:val="20"/>
        </w:rPr>
      </w:pPr>
      <w:r>
        <w:rPr>
          <w:rFonts w:ascii="Cambria" w:hAnsi="Cambria" w:eastAsia="Times New Roman" w:cs="Times New Roman"/>
          <w:sz w:val="20"/>
          <w:szCs w:val="20"/>
          <w:rPrChange w:id="151" w:author="Ai Kimoto" w:date="2026-05-18T17:30:00Z">
            <w:rPr>
              <w:rFonts w:ascii="Times New Roman" w:hAnsi="Times New Roman" w:eastAsia="Times New Roman" w:cs="Times New Roman"/>
            </w:rPr>
          </w:rPrChange>
        </w:rPr>
        <w:t xml:space="preserve">The a4a framework implements a statistical catch-at-age (SCA) model. It follows standard equations to track the number of individuals across ages and years:</w:t>
      </w:r>
      <w:ins w:id="152" w:author="Ai Kimoto" w:date="2026-05-18T17:50:00Z">
        <w:r>
          <w:rPr>
            <w:rFonts w:ascii="Cambria" w:hAnsi="Cambria" w:eastAsia="Times New Roman" w:cs="Times New Roman"/>
            <w:sz w:val="20"/>
            <w:szCs w:val="20"/>
          </w:rPr>
        </w:r>
      </w:ins>
    </w:p>
    <w:p>
      <w:pPr>
        <w:pBdr/>
        <w:spacing w:after="0"/>
        <w:ind/>
        <w:jc w:val="both"/>
        <w:rPr>
          <w:ins w:id="153" w:author="Ai Kimoto" w:date="2026-05-18T17:34:00Z"/>
          <w:rFonts w:ascii="Cambria" w:hAnsi="Cambria" w:eastAsia="Times New Roman" w:cs="Times New Roman"/>
          <w:sz w:val="20"/>
          <w:szCs w:val="20"/>
        </w:rPr>
      </w:pPr>
      <w:r>
        <w:rPr>
          <w:rFonts w:ascii="Cambria" w:hAnsi="Cambria" w:eastAsia="Times New Roman" w:cs="Times New Roman"/>
          <w:sz w:val="20"/>
          <w:szCs w:val="20"/>
        </w:rPr>
      </w:r>
      <w:ins w:id="154" w:author="Ai Kimoto" w:date="2026-05-18T17:34:00Z">
        <w:r>
          <w:rPr>
            <w:rFonts w:ascii="Cambria" w:hAnsi="Cambria" w:eastAsia="Times New Roman" w:cs="Times New Roman"/>
            <w:sz w:val="20"/>
            <w:szCs w:val="20"/>
          </w:rPr>
        </w:r>
      </w:ins>
    </w:p>
    <w:p>
      <w:pPr>
        <w:pBdr/>
        <w:spacing w:after="0"/>
        <w:ind/>
        <w:jc w:val="both"/>
        <w:rPr>
          <w:ins w:id="155" w:author="Ai Kimoto" w:date="2026-05-18T17:50:00Z"/>
          <w:rFonts w:ascii="Cambria" w:hAnsi="Cambria" w:eastAsia="Times New Roman" w:cs="Times New Roman"/>
          <w:sz w:val="20"/>
          <w:szCs w:val="20"/>
        </w:rPr>
      </w:pPr>
      <w:r/>
      <m:oMathPara>
        <m:oMathParaPr/>
        <m:oMath>
          <m:sSub>
            <m:sSubPr>
              <m:ctrlPr>
                <w:ins w:id="156" w:author="Ai Kimoto" w:date="2026-05-18T17:36:00Z"/>
              </m:ctrlPr>
            </m:sSubPr>
            <m:e>
              <m:r>
                <w:ins w:id="157" w:author="Ai Kimoto" w:date="2026-05-18T17:36:00Z">
                  <w:rPr>
                    <w:rFonts w:ascii="Cambria Math" w:hAnsi="Cambria Math" w:eastAsia="Times New Roman" w:cs="Times New Roman"/>
                    <w:sz w:val="20"/>
                    <w:szCs w:val="20"/>
                  </w:rPr>
                  <m:rPr/>
                  <m:t>N</m:t>
                </w:ins>
              </m:r>
            </m:e>
            <m:sub>
              <m:r>
                <w:ins w:id="158" w:author="Ai Kimoto" w:date="2026-05-18T17:36:00Z">
                  <w:rPr>
                    <w:rFonts w:ascii="Cambria Math" w:hAnsi="Cambria Math" w:eastAsia="Times New Roman" w:cs="Times New Roman"/>
                    <w:sz w:val="20"/>
                    <w:szCs w:val="20"/>
                  </w:rPr>
                  <m:rPr/>
                  <m:t>a+1,  y+1</m:t>
                </w:ins>
              </m:r>
            </m:sub>
          </m:sSub>
          <m:r>
            <w:ins w:id="159" w:author="Ai Kimoto" w:date="2026-05-18T17:35:00Z">
              <w:rPr>
                <w:rFonts w:ascii="Cambria Math" w:hAnsi="Cambria Math" w:eastAsia="Times New Roman" w:cs="Times New Roman"/>
                <w:sz w:val="20"/>
                <w:szCs w:val="20"/>
              </w:rPr>
              <m:rPr/>
              <m:t>=</m:t>
            </w:ins>
          </m:r>
          <m:sSub>
            <m:sSubPr>
              <m:ctrlPr>
                <w:ins w:id="160" w:author="Ai Kimoto" w:date="2026-05-18T17:36:00Z"/>
              </m:ctrlPr>
            </m:sSubPr>
            <m:e>
              <m:r>
                <w:ins w:id="161" w:author="Ai Kimoto" w:date="2026-05-18T17:36:00Z">
                  <w:rPr>
                    <w:rFonts w:ascii="Cambria Math" w:hAnsi="Cambria Math" w:eastAsia="Times New Roman" w:cs="Times New Roman"/>
                    <w:sz w:val="20"/>
                    <w:szCs w:val="20"/>
                  </w:rPr>
                  <m:rPr/>
                  <m:t>N</m:t>
                </w:ins>
              </m:r>
            </m:e>
            <m:sub>
              <m:r>
                <w:ins w:id="162" w:author="Ai Kimoto" w:date="2026-05-18T17:36:00Z">
                  <w:rPr>
                    <w:rFonts w:ascii="Cambria Math" w:hAnsi="Cambria Math" w:eastAsia="Times New Roman" w:cs="Times New Roman"/>
                    <w:sz w:val="20"/>
                    <w:szCs w:val="20"/>
                  </w:rPr>
                  <m:rPr/>
                  <m:t>a,y</m:t>
                </w:ins>
              </m:r>
            </m:sub>
          </m:sSub>
          <m:sSup>
            <m:sSupPr>
              <m:ctrlPr>
                <w:rPr>
                  <w:rFonts w:hint="default" w:ascii="Cambria Math" w:hAnsi="Cambria Math" w:eastAsia="Cambria Math" w:cs="Cambria Math"/>
                  <w:i/>
                  <w:sz w:val="20"/>
                  <w:szCs w:val="20"/>
                </w:rPr>
              </m:ctrlPr>
            </m:sSupPr>
            <m:e>
              <m:r>
                <w:ins w:id="163" w:author="mantoda" w:date="2026-05-19T07:57:24Z" oouserid="mantoda">
                  <w:rPr>
                    <w:rFonts w:hint="default" w:ascii="Cambria Math" w:hAnsi="Cambria Math" w:eastAsia="Cambria Math" w:cs="Cambria Math"/>
                    <w:sz w:val="20"/>
                    <w:szCs w:val="20"/>
                  </w:rPr>
                  <m:rPr>
                    <m:sty m:val="i"/>
                  </m:rPr>
                  <m:t>e</m:t>
                </w:ins>
              </m:r>
            </m:e>
            <m:sup>
              <m:r>
                <w:ins w:id="164" w:author="mantoda" w:date="2026-05-19T07:58:07Z" oouserid="mantoda">
                  <w:rPr>
                    <w:rFonts w:ascii="Cambria Math" w:hAnsi="Cambria Math" w:eastAsia="Times New Roman" w:cs="Times New Roman"/>
                    <w:sz w:val="20"/>
                    <w:szCs w:val="20"/>
                  </w:rPr>
                  <m:rPr/>
                  <m:t>(</m:t>
                </w:ins>
              </m:r>
              <m:r>
                <w:ins w:id="165" w:author="mantoda" w:date="2026-05-19T07:58:07Z" oouserid="mantoda">
                  <w:rPr>
                    <w:rFonts w:ascii="Cambria Math" w:hAnsi="Cambria Math" w:eastAsia="Times New Roman" w:cs="Times New Roman"/>
                    <w:sz w:val="20"/>
                    <w:szCs w:val="20"/>
                  </w:rPr>
                  <m:rPr/>
                  <m:t>-</m:t>
                </w:ins>
              </m:r>
              <m:sSub>
                <m:sSubPr>
                  <m:ctrlPr/>
                </m:sSubPr>
                <m:e>
                  <m:r>
                    <w:ins w:id="166" w:author="mantoda" w:date="2026-05-19T07:58:07Z" oouserid="mantoda">
                      <w:rPr>
                        <w:rFonts w:ascii="Cambria Math" w:hAnsi="Cambria Math" w:eastAsia="Times New Roman" w:cs="Times New Roman"/>
                        <w:sz w:val="20"/>
                        <w:szCs w:val="20"/>
                      </w:rPr>
                      <m:rPr/>
                      <m:t>F</m:t>
                    </w:ins>
                  </m:r>
                </m:e>
                <m:sub>
                  <m:r>
                    <w:ins w:id="167" w:author="mantoda" w:date="2026-05-19T07:58:07Z" oouserid="mantoda">
                      <w:rPr>
                        <w:rFonts w:ascii="Cambria Math" w:hAnsi="Cambria Math" w:eastAsia="Times New Roman" w:cs="Times New Roman"/>
                        <w:sz w:val="20"/>
                        <w:szCs w:val="20"/>
                      </w:rPr>
                      <m:rPr/>
                      <m:t>a,y</m:t>
                    </w:ins>
                  </m:r>
                </m:sub>
              </m:sSub>
              <m:r>
                <w:ins w:id="168" w:author="mantoda" w:date="2026-05-19T07:58:07Z" oouserid="mantoda">
                  <w:rPr>
                    <w:rFonts w:ascii="Cambria Math" w:hAnsi="Cambria Math" w:eastAsia="Times New Roman" w:cs="Times New Roman"/>
                    <w:sz w:val="20"/>
                    <w:szCs w:val="20"/>
                  </w:rPr>
                  <m:rPr/>
                  <m:t>-</m:t>
                </w:ins>
              </m:r>
              <m:sSub>
                <m:sSubPr>
                  <m:ctrlPr/>
                </m:sSubPr>
                <m:e>
                  <m:r>
                    <w:ins w:id="169" w:author="mantoda" w:date="2026-05-19T07:58:07Z" oouserid="mantoda">
                      <w:rPr>
                        <w:rFonts w:ascii="Cambria Math" w:hAnsi="Cambria Math" w:eastAsia="Times New Roman" w:cs="Times New Roman"/>
                        <w:sz w:val="20"/>
                        <w:szCs w:val="20"/>
                      </w:rPr>
                      <m:rPr/>
                      <m:t>M</m:t>
                    </w:ins>
                  </m:r>
                </m:e>
                <m:sub>
                  <m:r>
                    <w:ins w:id="170" w:author="mantoda" w:date="2026-05-19T07:58:07Z" oouserid="mantoda">
                      <w:rPr>
                        <w:rFonts w:ascii="Cambria Math" w:hAnsi="Cambria Math" w:eastAsia="Times New Roman" w:cs="Times New Roman"/>
                        <w:sz w:val="20"/>
                        <w:szCs w:val="20"/>
                      </w:rPr>
                      <m:rPr/>
                      <m:t>a,</m:t>
                    </w:ins>
                  </m:r>
                  <m:r>
                    <w:ins w:id="171" w:author="mantoda" w:date="2026-05-19T07:58:07Z" oouserid="mantoda">
                      <w:rPr>
                        <w:rFonts w:ascii="Cambria Math" w:hAnsi="Cambria Math" w:eastAsia="Times New Roman" w:cs="Times New Roman"/>
                        <w:sz w:val="20"/>
                        <w:szCs w:val="20"/>
                      </w:rPr>
                      <m:rPr/>
                      <m:t>y</m:t>
                    </w:ins>
                  </m:r>
                </m:sub>
              </m:sSub>
              <m:r>
                <w:ins w:id="172" w:author="mantoda" w:date="2026-05-19T07:58:07Z" oouserid="mantoda">
                  <w:rPr>
                    <w:rFonts w:ascii="Cambria Math" w:hAnsi="Cambria Math" w:eastAsia="Times New Roman" w:cs="Times New Roman"/>
                    <w:sz w:val="20"/>
                    <w:szCs w:val="20"/>
                  </w:rPr>
                  <m:rPr/>
                  <m:t>)</m:t>
                </w:ins>
              </m:r>
            </m:sup>
          </m:sSup>
          <m:r>
            <w:del w:id="173" w:author="mantoda" w:date="2026-05-19T07:57:24Z" oouserid="mantoda">
              <w:rPr>
                <w:rFonts w:ascii="Cambria Math" w:hAnsi="Cambria Math" w:eastAsia="Times New Roman" w:cs="Times New Roman"/>
                <w:sz w:val="20"/>
                <w:szCs w:val="20"/>
              </w:rPr>
              <m:rPr>
                <m:sty m:val="p"/>
              </m:rPr>
              <m:t>e</m:t>
            </w:del>
          </m:r>
          <m:r>
            <w:del w:id="174" w:author="mantoda" w:date="2026-05-19T07:57:06Z" oouserid="mantoda">
              <w:rPr>
                <w:rFonts w:ascii="Cambria Math" w:hAnsi="Cambria Math" w:eastAsia="Times New Roman" w:cs="Times New Roman"/>
                <w:sz w:val="20"/>
                <w:szCs w:val="20"/>
              </w:rPr>
              <m:rPr>
                <m:sty m:val="p"/>
              </m:rPr>
              <m:t>xp⁡</m:t>
            </w:del>
          </m:r>
          <m:r>
            <w:ins w:id="175" w:author="Ai Kimoto" w:date="2026-05-18T17:36:00Z">
              <w:del w:id="176" w:author="mantoda" w:date="2026-05-19T07:57:32Z" oouserid="mantoda">
                <w:rPr>
                  <w:rFonts w:ascii="Cambria Math" w:hAnsi="Cambria Math" w:eastAsia="Times New Roman" w:cs="Times New Roman"/>
                  <w:sz w:val="20"/>
                  <w:szCs w:val="20"/>
                </w:rPr>
                <m:rPr/>
                <m:t>(</m:t>
              </w:del>
            </w:ins>
          </m:r>
          <m:r>
            <w:ins w:id="177" w:author="Ai Kimoto" w:date="2026-05-18T17:36:00Z">
              <w:del w:id="178" w:author="mantoda" w:date="2026-05-19T07:57:32Z" oouserid="mantoda">
                <w:rPr>
                  <w:rFonts w:ascii="Cambria Math" w:hAnsi="Cambria Math" w:eastAsia="Times New Roman" w:cs="Times New Roman"/>
                  <w:sz w:val="20"/>
                  <w:szCs w:val="20"/>
                </w:rPr>
                <m:rPr/>
                <m:t>)</m:t>
              </w:del>
            </w:ins>
          </m:r>
        </m:oMath>
      </m:oMathPara>
      <w:r/>
      <w:ins w:id="179" w:author="Ai Kimoto" w:date="2026-05-18T17:50:00Z">
        <w:r>
          <w:rPr>
            <w:rFonts w:ascii="Cambria" w:hAnsi="Cambria" w:eastAsia="Times New Roman" w:cs="Times New Roman"/>
            <w:sz w:val="20"/>
            <w:szCs w:val="20"/>
          </w:rPr>
        </w:r>
      </w:ins>
    </w:p>
    <w:p>
      <w:pPr>
        <w:pBdr/>
        <w:spacing w:after="0"/>
        <w:ind/>
        <w:jc w:val="both"/>
        <w:rPr>
          <w:rFonts w:ascii="Cambria" w:hAnsi="Cambria" w:eastAsia="Times New Roman" w:cs="Times New Roman"/>
          <w:sz w:val="20"/>
          <w:szCs w:val="20"/>
          <w:rPrChange w:id="180" w:author="Ai Kimoto" w:date="2026-05-18T17:30:00Z">
            <w:rPr>
              <w:rFonts w:ascii="Times New Roman" w:hAnsi="Times New Roman" w:eastAsia="Times New Roman" w:cs="Times New Roman"/>
            </w:rPr>
          </w:rPrChange>
        </w:rPr>
        <w:pPrChange w:author="Ai Kimoto" w:date="2026-05-18T17:29:00Z" w:id="181">
          <w:pPr>
            <w:pBdr/>
            <w:spacing/>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182" w:author="Ai Kimoto" w:date="2026-05-18T17:30:00Z">
            <w:rPr>
              <w:rFonts w:ascii="Times New Roman" w:hAnsi="Times New Roman" w:eastAsia="Times New Roman" w:cs="Times New Roman"/>
            </w:rPr>
          </w:rPrChange>
        </w:rPr>
      </w:r>
    </w:p>
    <w:p>
      <w:pPr>
        <w:pBdr/>
        <w:spacing w:after="0"/>
        <w:ind/>
        <w:jc w:val="both"/>
        <w:rPr>
          <w:del w:id="184" w:author="Ai Kimoto" w:date="2026-05-18T17:38:00Z"/>
          <w:rFonts w:ascii="Cambria" w:hAnsi="Cambria" w:eastAsia="Times New Roman" w:cs="Times New Roman"/>
          <w:sz w:val="20"/>
          <w:szCs w:val="20"/>
          <w:highlight w:val="yellow"/>
          <w:lang w:val="pt-BR"/>
          <w:rPrChange w:id="183" w:author="Ai Kimoto" w:date="2026-05-18T17:36:00Z">
            <w:rPr>
              <w:rFonts w:ascii="Times New Roman" w:hAnsi="Times New Roman" w:eastAsia="Times New Roman" w:cs="Times New Roman"/>
              <w:highlight w:val="yellow"/>
            </w:rPr>
          </w:rPrChange>
        </w:rPr>
        <w:pPrChange w:author="Ai Kimoto" w:date="2026-05-18T17:29:00Z" w:id="185">
          <w:pPr>
            <w:pBdr/>
            <w:spacing/>
            <w:ind/>
            <w:jc w:val="both"/>
          </w:pPr>
        </w:pPrChange>
      </w:pPr>
      <w:del w:id="186" w:author="Ai Kimoto" w:date="2026-05-18T17:38:00Z">
        <w:r>
          <w:rPr>
            <w:rFonts w:ascii="Cambria" w:hAnsi="Cambria" w:eastAsia="Times New Roman" w:cs="Times New Roman"/>
            <w:sz w:val="20"/>
            <w:szCs w:val="20"/>
            <w:highlight w:val="yellow"/>
            <w:lang w:val="pt-BR"/>
            <w:rPrChange w:id="187" w:author="Ai Kimoto" w:date="2026-05-18T17:36:00Z">
              <w:rPr>
                <w:rFonts w:ascii="Times New Roman" w:hAnsi="Times New Roman" w:eastAsia="Times New Roman" w:cs="Times New Roman"/>
                <w:highlight w:val="yellow"/>
              </w:rPr>
            </w:rPrChange>
          </w:rPr>
          <w:delText xml:space="preserve">Na+ 1 = ...</w:delText>
        </w:r>
      </w:del>
      <w:del w:id="188" w:author="Ai Kimoto" w:date="2026-05-18T17:38:00Z">
        <w:r>
          <w:rPr>
            <w:rFonts w:ascii="Cambria" w:hAnsi="Cambria" w:eastAsia="Times New Roman" w:cs="Times New Roman"/>
            <w:sz w:val="20"/>
            <w:szCs w:val="20"/>
            <w:highlight w:val="yellow"/>
            <w:lang w:val="pt-BR"/>
            <w:rPrChange w:id="189" w:author="Ai Kimoto" w:date="2026-05-18T17:36:00Z">
              <w:rPr>
                <w:rFonts w:ascii="Times New Roman" w:hAnsi="Times New Roman" w:eastAsia="Times New Roman" w:cs="Times New Roman"/>
                <w:highlight w:val="yellow"/>
              </w:rPr>
            </w:rPrChange>
          </w:rPr>
        </w:r>
      </w:del>
    </w:p>
    <w:p>
      <w:pPr>
        <w:pBdr/>
        <w:spacing w:after="0"/>
        <w:ind/>
        <w:jc w:val="both"/>
        <w:rPr>
          <w:ins w:id="190" w:author="Ai Kimoto" w:date="2026-05-18T17:50:00Z"/>
          <w:rFonts w:ascii="Cambria" w:hAnsi="Cambria" w:eastAsia="Times New Roman" w:cs="Times New Roman"/>
          <w:sz w:val="20"/>
          <w:szCs w:val="20"/>
        </w:rPr>
      </w:pPr>
      <w:r>
        <w:rPr>
          <w:rFonts w:ascii="Cambria" w:hAnsi="Cambria" w:eastAsia="Times New Roman" w:cs="Times New Roman"/>
          <w:sz w:val="20"/>
          <w:szCs w:val="20"/>
          <w:rPrChange w:id="191" w:author="Ai Kimoto" w:date="2026-05-18T17:30:00Z">
            <w:rPr>
              <w:rFonts w:ascii="Times New Roman" w:hAnsi="Times New Roman" w:eastAsia="Times New Roman" w:cs="Times New Roman"/>
            </w:rPr>
          </w:rPrChange>
        </w:rPr>
        <w:t xml:space="preserve">where </w:t>
      </w:r>
      <m:oMath>
        <m:sSub>
          <m:sSubPr>
            <m:ctrlPr>
              <w:ins w:id="192" w:author="Ai Kimoto" w:date="2026-05-18T17:38:00Z"/>
            </m:ctrlPr>
          </m:sSubPr>
          <m:e>
            <m:r>
              <w:ins w:id="193" w:author="Ai Kimoto" w:date="2026-05-18T17:38:00Z">
                <w:rPr>
                  <w:rFonts w:ascii="Cambria Math" w:hAnsi="Cambria Math" w:eastAsia="Times New Roman" w:cs="Times New Roman"/>
                  <w:sz w:val="20"/>
                  <w:szCs w:val="20"/>
                </w:rPr>
                <m:rPr/>
                <m:t>N</m:t>
              </w:ins>
            </m:r>
          </m:e>
          <m:sub>
            <m:r>
              <w:ins w:id="194" w:author="Ai Kimoto" w:date="2026-05-18T17:38:00Z">
                <w:rPr>
                  <w:rFonts w:ascii="Cambria Math" w:hAnsi="Cambria Math" w:eastAsia="Times New Roman" w:cs="Times New Roman"/>
                  <w:sz w:val="20"/>
                  <w:szCs w:val="20"/>
                </w:rPr>
                <m:rPr/>
                <m:t>a,y</m:t>
              </w:ins>
            </m:r>
          </m:sub>
        </m:sSub>
      </m:oMath>
      <w:del w:id="195" w:author="Ai Kimoto" w:date="2026-05-18T17:38:00Z">
        <w:r>
          <w:rPr>
            <w:rFonts w:ascii="Cambria" w:hAnsi="Cambria" w:eastAsia="Times New Roman" w:cs="Times New Roman"/>
            <w:sz w:val="20"/>
            <w:szCs w:val="20"/>
            <w:highlight w:val="yellow"/>
            <w:rPrChange w:id="196" w:author="Ai Kimoto" w:date="2026-05-18T17:30:00Z">
              <w:rPr>
                <w:rFonts w:ascii="Times New Roman" w:hAnsi="Times New Roman" w:eastAsia="Times New Roman" w:cs="Times New Roman"/>
                <w:highlight w:val="yellow"/>
              </w:rPr>
            </w:rPrChange>
          </w:rPr>
          <w:delText xml:space="preserve">𝑁𝑎,𝑦</w:delText>
        </w:r>
      </w:del>
      <w:r>
        <w:rPr>
          <w:rFonts w:ascii="Cambria" w:hAnsi="Cambria" w:eastAsia="Times New Roman" w:cs="Times New Roman"/>
          <w:sz w:val="20"/>
          <w:szCs w:val="20"/>
          <w:rPrChange w:id="197" w:author="Ai Kimoto" w:date="2026-05-18T17:30:00Z">
            <w:rPr>
              <w:rFonts w:ascii="Times New Roman" w:hAnsi="Times New Roman" w:eastAsia="Times New Roman" w:cs="Times New Roman"/>
            </w:rPr>
          </w:rPrChange>
        </w:rPr>
        <w:t xml:space="preserve"> is the number of individuals at age 𝑎 in year 𝑦</w:t>
      </w:r>
      <w:r>
        <w:rPr>
          <w:rFonts w:ascii="Cambria" w:hAnsi="Cambria" w:eastAsia="Times New Roman" w:cs="Times New Roman"/>
          <w:sz w:val="20"/>
          <w:szCs w:val="20"/>
          <w:rPrChange w:id="198" w:author="Ai Kimoto" w:date="2026-05-18T17:39:00Z">
            <w:rPr>
              <w:rFonts w:ascii="Times New Roman" w:hAnsi="Times New Roman" w:eastAsia="Times New Roman" w:cs="Times New Roman"/>
            </w:rPr>
          </w:rPrChange>
        </w:rPr>
        <w:t xml:space="preserve">, </w:t>
      </w:r>
      <w:ins w:id="199" w:author="Ai Kimoto" w:date="2026-05-18T17:38:00Z">
        <w:r>
          <w:rPr>
            <w:rFonts w:ascii="Cambria" w:hAnsi="Cambria" w:eastAsia="Times New Roman" w:cs="Times New Roman"/>
            <w:i/>
            <w:iCs/>
            <w:sz w:val="20"/>
            <w:szCs w:val="20"/>
            <w:rPrChange w:id="200" w:author="Ai Kimoto" w:date="2026-05-18T17:39:00Z">
              <w:rPr>
                <w:rFonts w:ascii="Cambria" w:hAnsi="Cambria" w:eastAsia="Times New Roman" w:cs="Times New Roman"/>
                <w:sz w:val="20"/>
                <w:szCs w:val="20"/>
              </w:rPr>
            </w:rPrChange>
          </w:rPr>
          <w:t xml:space="preserve">F</w:t>
        </w:r>
      </w:ins>
      <w:del w:id="201" w:author="Ai Kimoto" w:date="2026-05-18T17:38:00Z">
        <w:r>
          <w:rPr>
            <w:rFonts w:ascii="Cambria" w:hAnsi="Cambria" w:eastAsia="Times New Roman" w:cs="Times New Roman"/>
            <w:sz w:val="20"/>
            <w:szCs w:val="20"/>
            <w:rPrChange w:id="202" w:author="Ai Kimoto" w:date="2026-05-18T17:39:00Z">
              <w:rPr>
                <w:rFonts w:ascii="Times New Roman" w:hAnsi="Times New Roman" w:eastAsia="Times New Roman" w:cs="Times New Roman"/>
                <w:highlight w:val="yellow"/>
              </w:rPr>
            </w:rPrChange>
          </w:rPr>
          <w:delText xml:space="preserve">𝐹𝑎,𝑦</w:delText>
        </w:r>
      </w:del>
      <w:r>
        <w:rPr>
          <w:rFonts w:ascii="Cambria" w:hAnsi="Cambria" w:eastAsia="Times New Roman" w:cs="Times New Roman"/>
          <w:sz w:val="20"/>
          <w:szCs w:val="20"/>
          <w:rPrChange w:id="203" w:author="Ai Kimoto" w:date="2026-05-18T17:39:00Z">
            <w:rPr>
              <w:rFonts w:ascii="Times New Roman" w:hAnsi="Times New Roman" w:eastAsia="Times New Roman" w:cs="Times New Roman"/>
              <w:highlight w:val="yellow"/>
            </w:rPr>
          </w:rPrChange>
        </w:rPr>
        <w:t xml:space="preserve"> </w:t>
      </w:r>
      <w:r>
        <w:rPr>
          <w:rFonts w:ascii="Cambria" w:hAnsi="Cambria" w:eastAsia="Times New Roman" w:cs="Times New Roman"/>
          <w:sz w:val="20"/>
          <w:szCs w:val="20"/>
          <w:rPrChange w:id="204" w:author="Ai Kimoto" w:date="2026-05-18T17:39:00Z">
            <w:rPr>
              <w:rFonts w:ascii="Times New Roman" w:hAnsi="Times New Roman" w:eastAsia="Times New Roman" w:cs="Times New Roman"/>
            </w:rPr>
          </w:rPrChange>
        </w:rPr>
        <w:t xml:space="preserve">is</w:t>
      </w:r>
      <w:r>
        <w:rPr>
          <w:rFonts w:ascii="Cambria" w:hAnsi="Cambria" w:eastAsia="Times New Roman" w:cs="Times New Roman"/>
          <w:sz w:val="20"/>
          <w:szCs w:val="20"/>
          <w:rPrChange w:id="205" w:author="Ai Kimoto" w:date="2026-05-18T17:30:00Z">
            <w:rPr>
              <w:rFonts w:ascii="Times New Roman" w:hAnsi="Times New Roman" w:eastAsia="Times New Roman" w:cs="Times New Roman"/>
            </w:rPr>
          </w:rPrChange>
        </w:rPr>
        <w:t xml:space="preserve"> fishing mortality, and </w:t>
      </w:r>
      <w:ins w:id="206" w:author="Ai Kimoto" w:date="2026-05-18T17:38:00Z">
        <w:r>
          <w:rPr>
            <w:rFonts w:ascii="Cambria" w:hAnsi="Cambria" w:eastAsia="Times New Roman" w:cs="Times New Roman"/>
            <w:i/>
            <w:iCs/>
            <w:sz w:val="20"/>
            <w:szCs w:val="20"/>
            <w:rPrChange w:id="207" w:author="Ai Kimoto" w:date="2026-05-18T17:39:00Z">
              <w:rPr>
                <w:rFonts w:ascii="Cambria" w:hAnsi="Cambria" w:eastAsia="Times New Roman" w:cs="Times New Roman"/>
                <w:sz w:val="20"/>
                <w:szCs w:val="20"/>
              </w:rPr>
            </w:rPrChange>
          </w:rPr>
          <w:t xml:space="preserve">M</w:t>
        </w:r>
      </w:ins>
      <w:del w:id="208" w:author="Ai Kimoto" w:date="2026-05-18T17:39:00Z">
        <w:r>
          <w:rPr>
            <w:rFonts w:ascii="Cambria" w:hAnsi="Cambria" w:eastAsia="Times New Roman" w:cs="Times New Roman"/>
            <w:sz w:val="20"/>
            <w:szCs w:val="20"/>
            <w:highlight w:val="yellow"/>
            <w:rPrChange w:id="209" w:author="Ai Kimoto" w:date="2026-05-18T17:30:00Z">
              <w:rPr>
                <w:rFonts w:ascii="Times New Roman" w:hAnsi="Times New Roman" w:eastAsia="Times New Roman" w:cs="Times New Roman"/>
                <w:highlight w:val="yellow"/>
              </w:rPr>
            </w:rPrChange>
          </w:rPr>
          <w:delText xml:space="preserve">Ma,y</w:delText>
        </w:r>
      </w:del>
      <w:r>
        <w:rPr>
          <w:rFonts w:ascii="Cambria" w:hAnsi="Cambria" w:eastAsia="Times New Roman" w:cs="Times New Roman"/>
          <w:sz w:val="20"/>
          <w:szCs w:val="20"/>
          <w:rPrChange w:id="210" w:author="Ai Kimoto" w:date="2026-05-18T17:30:00Z">
            <w:rPr>
              <w:rFonts w:ascii="Times New Roman" w:hAnsi="Times New Roman" w:eastAsia="Times New Roman" w:cs="Times New Roman"/>
            </w:rPr>
          </w:rPrChange>
        </w:rPr>
        <w:t xml:space="preserve"> is natural mortality. The model is fitted to two types of observations: catches </w:t>
      </w:r>
      <w:ins w:id="211" w:author="Ai Kimoto" w:date="2026-05-18T17:39:00Z">
        <w:r>
          <w:rPr>
            <w:rFonts w:ascii="Cambria" w:hAnsi="Cambria" w:eastAsia="Times New Roman" w:cs="Times New Roman"/>
            <w:i/>
            <w:iCs/>
            <w:sz w:val="20"/>
            <w:szCs w:val="20"/>
            <w:rPrChange w:id="212" w:author="Ai Kimoto" w:date="2026-05-18T17:39:00Z">
              <w:rPr>
                <w:rFonts w:ascii="Cambria" w:hAnsi="Cambria" w:eastAsia="Times New Roman" w:cs="Times New Roman"/>
                <w:sz w:val="20"/>
                <w:szCs w:val="20"/>
              </w:rPr>
            </w:rPrChange>
          </w:rPr>
          <w:t xml:space="preserve">C</w:t>
        </w:r>
      </w:ins>
      <w:del w:id="213" w:author="Ai Kimoto" w:date="2026-05-18T17:39:00Z">
        <w:r>
          <w:rPr>
            <w:rFonts w:ascii="Cambria" w:hAnsi="Cambria" w:eastAsia="Times New Roman" w:cs="Times New Roman"/>
            <w:sz w:val="20"/>
            <w:szCs w:val="20"/>
            <w:highlight w:val="yellow"/>
            <w:rPrChange w:id="214" w:author="Ai Kimoto" w:date="2026-05-18T17:30:00Z">
              <w:rPr>
                <w:rFonts w:ascii="Times New Roman" w:hAnsi="Times New Roman" w:eastAsia="Times New Roman" w:cs="Times New Roman"/>
                <w:highlight w:val="yellow"/>
              </w:rPr>
            </w:rPrChange>
          </w:rPr>
          <w:delText xml:space="preserve">𝐶𝑎,𝑦 </w:delText>
        </w:r>
      </w:del>
      <w:ins w:id="215" w:author="Ai Kimoto" w:date="2026-05-18T17:39:00Z">
        <w:r>
          <w:rPr>
            <w:rFonts w:ascii="Cambria" w:hAnsi="Cambria" w:eastAsia="Times New Roman" w:cs="Times New Roman"/>
            <w:sz w:val="20"/>
            <w:szCs w:val="20"/>
          </w:rPr>
          <w:t xml:space="preserve"> </w:t>
        </w:r>
      </w:ins>
      <w:r>
        <w:rPr>
          <w:rFonts w:ascii="Cambria" w:hAnsi="Cambria" w:eastAsia="Times New Roman" w:cs="Times New Roman"/>
          <w:sz w:val="20"/>
          <w:szCs w:val="20"/>
          <w:rPrChange w:id="216" w:author="Ai Kimoto" w:date="2026-05-18T17:30:00Z">
            <w:rPr>
              <w:rFonts w:ascii="Times New Roman" w:hAnsi="Times New Roman" w:eastAsia="Times New Roman" w:cs="Times New Roman"/>
            </w:rPr>
          </w:rPrChange>
        </w:rPr>
        <w:t xml:space="preserve">and abundance indices </w:t>
      </w:r>
      <w:ins w:id="217" w:author="Ai Kimoto" w:date="2026-05-18T17:39:00Z">
        <w:r>
          <w:rPr>
            <w:rFonts w:ascii="Cambria" w:hAnsi="Cambria" w:eastAsia="Times New Roman" w:cs="Times New Roman"/>
            <w:i/>
            <w:iCs/>
            <w:sz w:val="20"/>
            <w:szCs w:val="20"/>
            <w:rPrChange w:id="218" w:author="Ai Kimoto" w:date="2026-05-18T17:39:00Z">
              <w:rPr>
                <w:rFonts w:ascii="Cambria" w:hAnsi="Cambria" w:eastAsia="Times New Roman" w:cs="Times New Roman"/>
                <w:sz w:val="20"/>
                <w:szCs w:val="20"/>
              </w:rPr>
            </w:rPrChange>
          </w:rPr>
          <w:t xml:space="preserve">I</w:t>
        </w:r>
      </w:ins>
      <w:ins w:id="219" w:author="Ai Kimoto" w:date="2026-05-18T17:42:00Z">
        <w:r>
          <w:rPr>
            <w:rFonts w:ascii="Cambria" w:hAnsi="Cambria" w:eastAsia="Times New Roman" w:cs="Times New Roman"/>
            <w:i/>
            <w:iCs/>
            <w:sz w:val="20"/>
            <w:szCs w:val="20"/>
          </w:rPr>
          <w:t xml:space="preserve">,</w:t>
        </w:r>
      </w:ins>
      <w:del w:id="220" w:author="Ai Kimoto" w:date="2026-05-18T17:39:00Z">
        <w:r>
          <w:rPr>
            <w:rFonts w:ascii="Cambria" w:hAnsi="Cambria" w:eastAsia="Times New Roman" w:cs="Times New Roman"/>
            <w:sz w:val="20"/>
            <w:szCs w:val="20"/>
            <w:highlight w:val="yellow"/>
            <w:rPrChange w:id="221" w:author="Ai Kimoto" w:date="2026-05-18T17:30:00Z">
              <w:rPr>
                <w:rFonts w:ascii="Times New Roman" w:hAnsi="Times New Roman" w:eastAsia="Times New Roman" w:cs="Times New Roman"/>
                <w:highlight w:val="yellow"/>
              </w:rPr>
            </w:rPrChange>
          </w:rPr>
          <w:delText xml:space="preserve">𝐼𝑎,𝑦,𝑠 </w:delText>
        </w:r>
      </w:del>
      <w:del w:id="222" w:author="Ai Kimoto" w:date="2026-05-18T17:39:00Z">
        <w:r>
          <w:rPr>
            <w:rFonts w:ascii="Cambria" w:hAnsi="Cambria" w:eastAsia="Times New Roman" w:cs="Times New Roman"/>
            <w:sz w:val="20"/>
            <w:szCs w:val="20"/>
            <w:rPrChange w:id="223" w:author="Ai Kimoto" w:date="2026-05-18T17:30:00Z">
              <w:rPr>
                <w:rFonts w:ascii="Times New Roman" w:hAnsi="Times New Roman" w:eastAsia="Times New Roman" w:cs="Times New Roman"/>
              </w:rPr>
            </w:rPrChange>
          </w:rPr>
          <w:delText xml:space="preserve">,</w:delText>
        </w:r>
      </w:del>
      <w:r>
        <w:rPr>
          <w:rFonts w:ascii="Cambria" w:hAnsi="Cambria" w:eastAsia="Times New Roman" w:cs="Times New Roman"/>
          <w:sz w:val="20"/>
          <w:szCs w:val="20"/>
          <w:rPrChange w:id="224" w:author="Ai Kimoto" w:date="2026-05-18T17:30:00Z">
            <w:rPr>
              <w:rFonts w:ascii="Times New Roman" w:hAnsi="Times New Roman" w:eastAsia="Times New Roman" w:cs="Times New Roman"/>
            </w:rPr>
          </w:rPrChange>
        </w:rPr>
        <w:t xml:space="preserve"> each assumed to be </w:t>
      </w:r>
      <w:r>
        <w:rPr>
          <w:rFonts w:ascii="Cambria" w:hAnsi="Cambria" w:eastAsia="Times New Roman" w:cs="Times New Roman"/>
          <w:sz w:val="20"/>
          <w:szCs w:val="20"/>
          <w:rPrChange w:id="225" w:author="Ai Kimoto" w:date="2026-05-18T17:30:00Z">
            <w:rPr>
              <w:rFonts w:ascii="Times New Roman" w:hAnsi="Times New Roman" w:eastAsia="Times New Roman" w:cs="Times New Roman"/>
            </w:rPr>
          </w:rPrChange>
        </w:rPr>
        <w:t xml:space="preserve">log-normally distributed</w:t>
      </w:r>
      <w:r>
        <w:rPr>
          <w:rFonts w:ascii="Cambria" w:hAnsi="Cambria" w:eastAsia="Times New Roman" w:cs="Times New Roman"/>
          <w:sz w:val="20"/>
          <w:szCs w:val="20"/>
          <w:rPrChange w:id="226" w:author="Ai Kimoto" w:date="2026-05-18T17:30:00Z">
            <w:rPr>
              <w:rFonts w:ascii="Times New Roman" w:hAnsi="Times New Roman" w:eastAsia="Times New Roman" w:cs="Times New Roman"/>
            </w:rPr>
          </w:rPrChange>
        </w:rPr>
        <w:t xml:space="preserve"> about the model predictions:</w:t>
      </w:r>
      <w:ins w:id="227" w:author="Ai Kimoto" w:date="2026-05-18T17:50:00Z">
        <w:r>
          <w:rPr>
            <w:rFonts w:ascii="Cambria" w:hAnsi="Cambria" w:eastAsia="Times New Roman" w:cs="Times New Roman"/>
            <w:sz w:val="20"/>
            <w:szCs w:val="20"/>
          </w:rPr>
        </w:r>
      </w:ins>
    </w:p>
    <w:p>
      <w:pPr>
        <w:pBdr/>
        <w:spacing w:after="0"/>
        <w:ind/>
        <w:jc w:val="both"/>
        <w:rPr>
          <w:rFonts w:ascii="Cambria" w:hAnsi="Cambria" w:eastAsia="Times New Roman" w:cs="Times New Roman"/>
          <w:sz w:val="20"/>
          <w:szCs w:val="20"/>
          <w:rPrChange w:id="228" w:author="Ai Kimoto" w:date="2026-05-18T17:30:00Z">
            <w:rPr>
              <w:rFonts w:ascii="Times New Roman" w:hAnsi="Times New Roman" w:eastAsia="Times New Roman" w:cs="Times New Roman"/>
            </w:rPr>
          </w:rPrChange>
        </w:rPr>
        <w:pPrChange w:author="Ai Kimoto" w:date="2026-05-18T17:29:00Z" w:id="229">
          <w:pPr>
            <w:pBdr/>
            <w:spacing/>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230" w:author="Ai Kimoto" w:date="2026-05-18T17:30:00Z">
            <w:rPr>
              <w:rFonts w:ascii="Times New Roman" w:hAnsi="Times New Roman" w:eastAsia="Times New Roman" w:cs="Times New Roman"/>
            </w:rPr>
          </w:rPrChange>
        </w:rPr>
      </w:r>
    </w:p>
    <w:p>
      <w:pPr>
        <w:pBdr/>
        <w:spacing w:after="0" w:line="240" w:lineRule="auto"/>
        <w:ind/>
        <w:jc w:val="center"/>
        <w:rPr>
          <w:del w:id="231" w:author="Ai Kimoto" w:date="2026-05-18T17:40:00Z"/>
          <w:rFonts w:ascii="Cambria" w:hAnsi="Cambria" w:eastAsia="Times New Roman" w:cs="Times New Roman"/>
          <w:sz w:val="20"/>
          <w:szCs w:val="20"/>
          <w:highlight w:val="yellow"/>
        </w:rPr>
        <w:pPrChange w:author="Ai Kimoto" w:date="2026-05-18T17:42:00Z" w:id="232">
          <w:pPr>
            <w:pBdr/>
            <w:spacing w:after="0" w:line="240" w:lineRule="auto"/>
            <w:ind/>
            <w:jc w:val="both"/>
          </w:pPr>
        </w:pPrChange>
      </w:pPr>
      <w:r/>
      <m:oMath>
        <m:sSub>
          <m:sSubPr>
            <m:ctrlPr>
              <w:ins w:id="233" w:author="Ai Kimoto" w:date="2026-05-18T17:40:00Z"/>
            </m:ctrlPr>
          </m:sSubPr>
          <m:e>
            <m:r>
              <w:ins w:id="234" w:author="Ai Kimoto" w:date="2026-05-18T17:40:00Z">
                <w:rPr>
                  <w:rFonts w:ascii="Cambria Math" w:hAnsi="Cambria Math" w:eastAsia="Times New Roman" w:cs="Times New Roman"/>
                  <w:sz w:val="20"/>
                  <w:szCs w:val="20"/>
                </w:rPr>
                <m:rPr/>
                <m:t>C</m:t>
              </w:ins>
            </m:r>
          </m:e>
          <m:sub>
            <m:r>
              <w:ins w:id="235" w:author="Ai Kimoto" w:date="2026-05-18T17:40:00Z">
                <w:rPr>
                  <w:rFonts w:ascii="Cambria Math" w:hAnsi="Cambria Math" w:eastAsia="Times New Roman" w:cs="Times New Roman"/>
                  <w:sz w:val="20"/>
                  <w:szCs w:val="20"/>
                </w:rPr>
                <m:rPr/>
                <m:t>a,y</m:t>
              </w:ins>
            </m:r>
          </m:sub>
        </m:sSub>
        <m:r>
          <w:ins w:id="236" w:author="Ai Kimoto" w:date="2026-05-18T17:40:00Z">
            <w:rPr>
              <w:rFonts w:ascii="Cambria Math" w:hAnsi="Cambria Math" w:eastAsia="Times New Roman" w:cs="Times New Roman"/>
              <w:sz w:val="20"/>
              <w:szCs w:val="20"/>
            </w:rPr>
            <m:rPr/>
            <m:t>~Normal(</m:t>
          </w:ins>
        </m:r>
        <m:sSub>
          <m:sSubPr>
            <m:ctrlPr>
              <w:ins w:id="237" w:author="Ai Kimoto" w:date="2026-05-18T17:40:00Z"/>
            </m:ctrlPr>
          </m:sSubPr>
          <m:e>
            <m:acc>
              <m:accPr>
                <m:ctrlPr>
                  <w:ins w:id="238" w:author="Ai Kimoto" w:date="2026-05-18T17:41:00Z"/>
                </m:ctrlPr>
              </m:accPr>
              <m:e>
                <m:r>
                  <w:ins w:id="239" w:author="Ai Kimoto" w:date="2026-05-18T17:41:00Z">
                    <w:rPr>
                      <w:rFonts w:ascii="Cambria Math" w:hAnsi="Cambria Math" w:eastAsia="Times New Roman" w:cs="Times New Roman"/>
                      <w:sz w:val="20"/>
                      <w:szCs w:val="20"/>
                    </w:rPr>
                    <m:rPr/>
                    <m:t>C</m:t>
                  </w:ins>
                </m:r>
              </m:e>
            </m:acc>
          </m:e>
          <m:sub>
            <m:r>
              <w:ins w:id="240" w:author="Ai Kimoto" w:date="2026-05-18T17:41:00Z">
                <w:rPr>
                  <w:rFonts w:ascii="Cambria Math" w:hAnsi="Cambria Math" w:eastAsia="Times New Roman" w:cs="Times New Roman"/>
                  <w:sz w:val="20"/>
                  <w:szCs w:val="20"/>
                </w:rPr>
                <m:rPr/>
                <m:t>a,y</m:t>
              </w:ins>
            </m:r>
          </m:sub>
        </m:sSub>
        <m:r>
          <w:ins w:id="241" w:author="Ai Kimoto" w:date="2026-05-18T17:41:00Z">
            <w:rPr>
              <w:rFonts w:ascii="Cambria Math" w:hAnsi="Cambria Math" w:eastAsia="Times New Roman" w:cs="Times New Roman"/>
              <w:sz w:val="20"/>
              <w:szCs w:val="20"/>
            </w:rPr>
            <m:rPr/>
            <m:t>,</m:t>
          </w:ins>
        </m:r>
        <m:sSubSup>
          <m:sSubSupPr>
            <m:alnScr m:val="off"/>
            <m:ctrlPr>
              <w:ins w:id="242" w:author="Ai Kimoto" w:date="2026-05-18T17:41:00Z"/>
            </m:ctrlPr>
          </m:sSubSupPr>
          <m:e>
            <m:r>
              <w:ins w:id="243" w:author="Ai Kimoto" w:date="2026-05-18T17:41:00Z">
                <w:rPr>
                  <w:rFonts w:ascii="Cambria Math" w:hAnsi="Cambria Math" w:eastAsia="Times New Roman" w:cs="Times New Roman"/>
                  <w:sz w:val="20"/>
                  <w:szCs w:val="20"/>
                </w:rPr>
                <m:rPr/>
                <m:t>σ</m:t>
              </w:ins>
            </m:r>
          </m:e>
          <m:sub>
            <m:r>
              <w:ins w:id="244" w:author="Ai Kimoto" w:date="2026-05-18T17:41:00Z">
                <w:rPr>
                  <w:rFonts w:ascii="Cambria Math" w:hAnsi="Cambria Math" w:eastAsia="Times New Roman" w:cs="Times New Roman"/>
                  <w:sz w:val="20"/>
                  <w:szCs w:val="20"/>
                </w:rPr>
                <m:rPr/>
                <m:t>a,y</m:t>
              </w:ins>
            </m:r>
          </m:sub>
          <m:sup>
            <m:r>
              <w:ins w:id="245" w:author="Ai Kimoto" w:date="2026-05-18T17:41:00Z">
                <w:rPr>
                  <w:rFonts w:ascii="Cambria Math" w:hAnsi="Cambria Math" w:eastAsia="Times New Roman" w:cs="Times New Roman"/>
                  <w:sz w:val="20"/>
                  <w:szCs w:val="20"/>
                </w:rPr>
                <m:rPr/>
                <m:t>2</m:t>
              </w:ins>
            </m:r>
          </m:sup>
        </m:sSubSup>
        <m:r>
          <w:ins w:id="246" w:author="Ai Kimoto" w:date="2026-05-18T17:40:00Z">
            <w:rPr>
              <w:rFonts w:ascii="Cambria Math" w:hAnsi="Cambria Math" w:eastAsia="Times New Roman" w:cs="Times New Roman"/>
              <w:sz w:val="20"/>
              <w:szCs w:val="20"/>
            </w:rPr>
            <m:rPr/>
            <m:t>)</m:t>
          </w:ins>
        </m:r>
      </m:oMath>
      <w:del w:id="247" w:author="Ai Kimoto" w:date="2026-05-18T17:40:00Z">
        <w:r>
          <w:rPr>
            <w:rFonts w:ascii="Cambria" w:hAnsi="Cambria" w:eastAsia="Times New Roman" w:cs="Times New Roman"/>
            <w:sz w:val="20"/>
            <w:szCs w:val="20"/>
            <w:highlight w:val="yellow"/>
            <w:rPrChange w:id="248" w:author="Ai Kimoto" w:date="2026-05-18T17:30:00Z">
              <w:rPr>
                <w:rFonts w:ascii="Times New Roman" w:hAnsi="Times New Roman" w:eastAsia="Times New Roman" w:cs="Times New Roman"/>
                <w:highlight w:val="yellow"/>
              </w:rPr>
            </w:rPrChange>
          </w:rPr>
          <w:delText xml:space="preserve">Ca,y ~ ...</w:delText>
        </w:r>
      </w:del>
      <w:del w:id="249" w:author="Ai Kimoto" w:date="2026-05-18T17:40:00Z">
        <w:r>
          <w:rPr>
            <w:rFonts w:ascii="Cambria" w:hAnsi="Cambria" w:eastAsia="Times New Roman" w:cs="Times New Roman"/>
            <w:sz w:val="20"/>
            <w:szCs w:val="20"/>
            <w:highlight w:val="yellow"/>
          </w:rPr>
        </w:r>
      </w:del>
    </w:p>
    <w:p>
      <w:pPr>
        <w:pBdr/>
        <w:spacing w:after="0"/>
        <w:ind/>
        <w:jc w:val="center"/>
        <w:rPr>
          <w:ins w:id="250" w:author="Ai Kimoto" w:date="2026-05-18T17:41:00Z"/>
          <w:rFonts w:ascii="Cambria" w:hAnsi="Cambria" w:eastAsia="Times New Roman" w:cs="Times New Roman"/>
          <w:sz w:val="20"/>
          <w:szCs w:val="20"/>
          <w:highlight w:val="yellow"/>
        </w:rPr>
        <w:pPrChange w:author="Ai Kimoto" w:date="2026-05-18T17:42:00Z" w:id="251">
          <w:pPr>
            <w:pBdr/>
            <w:spacing w:after="0"/>
            <w:ind/>
            <w:jc w:val="both"/>
          </w:pPr>
        </w:pPrChange>
      </w:pPr>
      <w:r>
        <w:rPr>
          <w:rFonts w:ascii="Cambria" w:hAnsi="Cambria" w:eastAsia="Times New Roman" w:cs="Times New Roman"/>
          <w:sz w:val="20"/>
          <w:szCs w:val="20"/>
          <w:highlight w:val="yellow"/>
        </w:rPr>
      </w:r>
      <w:ins w:id="252" w:author="Ai Kimoto" w:date="2026-05-18T17:41:00Z">
        <w:r>
          <w:rPr>
            <w:rFonts w:ascii="Cambria" w:hAnsi="Cambria" w:eastAsia="Times New Roman" w:cs="Times New Roman"/>
            <w:sz w:val="20"/>
            <w:szCs w:val="20"/>
            <w:highlight w:val="yellow"/>
          </w:rPr>
        </w:r>
      </w:ins>
    </w:p>
    <w:p>
      <w:pPr>
        <w:pBdr/>
        <w:spacing w:after="0"/>
        <w:ind/>
        <w:jc w:val="both"/>
        <w:rPr>
          <w:ins w:id="254" w:author="Ai Kimoto" w:date="2026-05-18T17:41:00Z"/>
          <w:rFonts w:ascii="Cambria" w:hAnsi="Cambria" w:eastAsia="Times New Roman" w:cs="Times New Roman"/>
          <w:sz w:val="20"/>
          <w:szCs w:val="20"/>
          <w:highlight w:val="yellow"/>
          <w:rPrChange w:id="253" w:author="Ai Kimoto" w:date="2026-05-18T17:30:00Z">
            <w:rPr>
              <w:rFonts w:ascii="Times New Roman" w:hAnsi="Times New Roman" w:eastAsia="Times New Roman" w:cs="Times New Roman"/>
              <w:highlight w:val="yellow"/>
            </w:rPr>
          </w:rPrChange>
        </w:rPr>
        <w:pPrChange w:author="Ai Kimoto" w:date="2026-05-18T17:29:00Z" w:id="255">
          <w:pPr>
            <w:pBdr/>
            <w:spacing/>
            <w:ind/>
            <w:jc w:val="both"/>
          </w:pPr>
        </w:pPrChange>
      </w:pPr>
      <w:r/>
      <m:oMathPara>
        <m:oMathParaPr/>
        <m:oMath>
          <m:sSub>
            <m:sSubPr>
              <m:ctrlPr>
                <w:ins w:id="256" w:author="Ai Kimoto" w:date="2026-05-18T17:41:00Z"/>
              </m:ctrlPr>
            </m:sSubPr>
            <m:e>
              <m:r>
                <w:ins w:id="257" w:author="Ai Kimoto" w:date="2026-05-18T17:42:00Z">
                  <w:rPr>
                    <w:rFonts w:ascii="Cambria Math" w:hAnsi="Cambria Math" w:eastAsia="Times New Roman" w:cs="Times New Roman"/>
                    <w:sz w:val="20"/>
                    <w:szCs w:val="20"/>
                  </w:rPr>
                  <m:rPr/>
                  <m:t>I</m:t>
                </w:ins>
              </m:r>
            </m:e>
            <m:sub>
              <m:r>
                <w:ins w:id="258" w:author="Ai Kimoto" w:date="2026-05-18T17:41:00Z">
                  <w:rPr>
                    <w:rFonts w:ascii="Cambria Math" w:hAnsi="Cambria Math" w:eastAsia="Times New Roman" w:cs="Times New Roman"/>
                    <w:sz w:val="20"/>
                    <w:szCs w:val="20"/>
                  </w:rPr>
                  <m:rPr/>
                  <m:t>a,y</m:t>
                </w:ins>
              </m:r>
              <m:r>
                <w:ins w:id="259" w:author="Ai Kimoto" w:date="2026-05-18T17:42:00Z">
                  <w:rPr>
                    <w:rFonts w:ascii="Cambria Math" w:hAnsi="Cambria Math" w:eastAsia="Times New Roman" w:cs="Times New Roman"/>
                    <w:sz w:val="20"/>
                    <w:szCs w:val="20"/>
                  </w:rPr>
                  <m:rPr/>
                  <m:t>,s</m:t>
                </w:ins>
              </m:r>
            </m:sub>
          </m:sSub>
          <m:r>
            <w:ins w:id="260" w:author="Ai Kimoto" w:date="2026-05-18T17:41:00Z">
              <w:rPr>
                <w:rFonts w:ascii="Cambria Math" w:hAnsi="Cambria Math" w:eastAsia="Times New Roman" w:cs="Times New Roman"/>
                <w:sz w:val="20"/>
                <w:szCs w:val="20"/>
              </w:rPr>
              <m:rPr/>
              <m:t>~Normal(</m:t>
            </w:ins>
          </m:r>
          <m:sSub>
            <m:sSubPr>
              <m:ctrlPr>
                <w:ins w:id="261" w:author="Ai Kimoto" w:date="2026-05-18T17:41:00Z"/>
              </m:ctrlPr>
            </m:sSubPr>
            <m:e>
              <m:acc>
                <m:accPr>
                  <m:ctrlPr>
                    <w:ins w:id="262" w:author="Ai Kimoto" w:date="2026-05-18T17:41:00Z"/>
                  </m:ctrlPr>
                </m:accPr>
                <m:e>
                  <m:r>
                    <w:ins w:id="263" w:author="Ai Kimoto" w:date="2026-05-18T17:42:00Z">
                      <w:rPr>
                        <w:rFonts w:ascii="Cambria Math" w:hAnsi="Cambria Math" w:eastAsia="Times New Roman" w:cs="Times New Roman"/>
                        <w:sz w:val="20"/>
                        <w:szCs w:val="20"/>
                      </w:rPr>
                      <m:rPr/>
                      <m:t>I</m:t>
                    </w:ins>
                  </m:r>
                </m:e>
              </m:acc>
            </m:e>
            <m:sub>
              <m:r>
                <w:ins w:id="264" w:author="Ai Kimoto" w:date="2026-05-18T17:41:00Z">
                  <w:rPr>
                    <w:rFonts w:ascii="Cambria Math" w:hAnsi="Cambria Math" w:eastAsia="Times New Roman" w:cs="Times New Roman"/>
                    <w:sz w:val="20"/>
                    <w:szCs w:val="20"/>
                  </w:rPr>
                  <m:rPr/>
                  <m:t>a,y</m:t>
                </w:ins>
              </m:r>
              <m:r>
                <w:ins w:id="265" w:author="Ai Kimoto" w:date="2026-05-18T17:42:00Z">
                  <w:rPr>
                    <w:rFonts w:ascii="Cambria Math" w:hAnsi="Cambria Math" w:eastAsia="Times New Roman" w:cs="Times New Roman"/>
                    <w:sz w:val="20"/>
                    <w:szCs w:val="20"/>
                  </w:rPr>
                  <m:rPr/>
                  <m:t>,s</m:t>
                </w:ins>
              </m:r>
            </m:sub>
          </m:sSub>
          <m:r>
            <w:ins w:id="266" w:author="Ai Kimoto" w:date="2026-05-18T17:41:00Z">
              <w:rPr>
                <w:rFonts w:ascii="Cambria Math" w:hAnsi="Cambria Math" w:eastAsia="Times New Roman" w:cs="Times New Roman"/>
                <w:sz w:val="20"/>
                <w:szCs w:val="20"/>
              </w:rPr>
              <m:rPr/>
              <m:t>,</m:t>
            </w:ins>
          </m:r>
          <m:sSubSup>
            <m:sSubSupPr>
              <m:alnScr m:val="off"/>
              <m:ctrlPr>
                <w:ins w:id="267" w:author="Ai Kimoto" w:date="2026-05-18T17:41:00Z"/>
              </m:ctrlPr>
            </m:sSubSupPr>
            <m:e>
              <m:r>
                <w:ins w:id="268" w:author="Ai Kimoto" w:date="2026-05-18T17:41:00Z">
                  <w:rPr>
                    <w:rFonts w:ascii="Cambria Math" w:hAnsi="Cambria Math" w:eastAsia="Times New Roman" w:cs="Times New Roman"/>
                    <w:sz w:val="20"/>
                    <w:szCs w:val="20"/>
                  </w:rPr>
                  <m:rPr/>
                  <m:t>σ</m:t>
                </w:ins>
              </m:r>
            </m:e>
            <m:sub>
              <m:r>
                <w:ins w:id="269" w:author="Ai Kimoto" w:date="2026-05-18T17:41:00Z">
                  <w:rPr>
                    <w:rFonts w:ascii="Cambria Math" w:hAnsi="Cambria Math" w:eastAsia="Times New Roman" w:cs="Times New Roman"/>
                    <w:sz w:val="20"/>
                    <w:szCs w:val="20"/>
                  </w:rPr>
                  <m:rPr/>
                  <m:t>a,y</m:t>
                </w:ins>
              </m:r>
              <m:r>
                <w:ins w:id="270" w:author="Ai Kimoto" w:date="2026-05-18T17:42:00Z">
                  <w:rPr>
                    <w:rFonts w:ascii="Cambria Math" w:hAnsi="Cambria Math" w:eastAsia="Times New Roman" w:cs="Times New Roman"/>
                    <w:sz w:val="20"/>
                    <w:szCs w:val="20"/>
                  </w:rPr>
                  <m:rPr/>
                  <m:t>,s</m:t>
                </w:ins>
              </m:r>
            </m:sub>
            <m:sup>
              <m:r>
                <w:ins w:id="271" w:author="Ai Kimoto" w:date="2026-05-18T17:41:00Z">
                  <w:rPr>
                    <w:rFonts w:ascii="Cambria Math" w:hAnsi="Cambria Math" w:eastAsia="Times New Roman" w:cs="Times New Roman"/>
                    <w:sz w:val="20"/>
                    <w:szCs w:val="20"/>
                  </w:rPr>
                  <m:rPr/>
                  <m:t>2</m:t>
                </w:ins>
              </m:r>
            </m:sup>
          </m:sSubSup>
          <m:r>
            <w:ins w:id="272" w:author="Ai Kimoto" w:date="2026-05-18T17:41:00Z">
              <w:rPr>
                <w:rFonts w:ascii="Cambria Math" w:hAnsi="Cambria Math" w:eastAsia="Times New Roman" w:cs="Times New Roman"/>
                <w:sz w:val="20"/>
                <w:szCs w:val="20"/>
              </w:rPr>
              <m:rPr/>
              <m:t>)</m:t>
            </w:ins>
          </m:r>
        </m:oMath>
      </m:oMathPara>
      <w:r/>
      <w:ins w:id="273" w:author="Ai Kimoto" w:date="2026-05-18T17:41:00Z">
        <w:r>
          <w:rPr>
            <w:rFonts w:ascii="Cambria" w:hAnsi="Cambria" w:eastAsia="Times New Roman" w:cs="Times New Roman"/>
            <w:sz w:val="20"/>
            <w:szCs w:val="20"/>
            <w:highlight w:val="yellow"/>
            <w:rPrChange w:id="274" w:author="Ai Kimoto" w:date="2026-05-18T17:30:00Z">
              <w:rPr>
                <w:rFonts w:ascii="Times New Roman" w:hAnsi="Times New Roman" w:eastAsia="Times New Roman" w:cs="Times New Roman"/>
                <w:highlight w:val="yellow"/>
              </w:rPr>
            </w:rPrChange>
          </w:rPr>
        </w:r>
      </w:ins>
    </w:p>
    <w:p>
      <w:pPr>
        <w:pBdr/>
        <w:spacing w:after="0"/>
        <w:ind/>
        <w:jc w:val="both"/>
        <w:rPr>
          <w:del w:id="276" w:author="Ai Kimoto" w:date="2026-05-18T17:40:00Z"/>
          <w:rFonts w:ascii="Cambria" w:hAnsi="Cambria" w:eastAsia="Times New Roman" w:cs="Times New Roman"/>
          <w:sz w:val="20"/>
          <w:szCs w:val="20"/>
          <w:highlight w:val="yellow"/>
          <w:rPrChange w:id="275" w:author="Ai Kimoto" w:date="2026-05-18T17:30:00Z">
            <w:rPr>
              <w:rFonts w:ascii="Times New Roman" w:hAnsi="Times New Roman" w:eastAsia="Times New Roman" w:cs="Times New Roman"/>
              <w:highlight w:val="yellow"/>
            </w:rPr>
          </w:rPrChange>
        </w:rPr>
        <w:pPrChange w:author="Ai Kimoto" w:date="2026-05-18T17:29:00Z" w:id="277">
          <w:pPr>
            <w:pBdr/>
            <w:spacing/>
            <w:ind/>
            <w:jc w:val="both"/>
          </w:pPr>
        </w:pPrChange>
      </w:pPr>
      <w:del w:id="278" w:author="Ai Kimoto" w:date="2026-05-18T17:40:00Z">
        <w:r>
          <w:rPr>
            <w:rFonts w:ascii="Cambria" w:hAnsi="Cambria" w:eastAsia="Times New Roman" w:cs="Times New Roman"/>
            <w:sz w:val="20"/>
            <w:szCs w:val="20"/>
            <w:highlight w:val="yellow"/>
            <w:rPrChange w:id="279" w:author="Ai Kimoto" w:date="2026-05-18T17:30:00Z">
              <w:rPr>
                <w:rFonts w:ascii="Times New Roman" w:hAnsi="Times New Roman" w:eastAsia="Times New Roman" w:cs="Times New Roman"/>
                <w:highlight w:val="yellow"/>
              </w:rPr>
            </w:rPrChange>
          </w:rPr>
          <w:delText xml:space="preserve">Ia,y,s ~ ...</w:delText>
        </w:r>
      </w:del>
      <w:del w:id="280" w:author="Ai Kimoto" w:date="2026-05-18T17:40:00Z">
        <w:r>
          <w:rPr>
            <w:rFonts w:ascii="Cambria" w:hAnsi="Cambria" w:eastAsia="Times New Roman" w:cs="Times New Roman"/>
            <w:sz w:val="20"/>
            <w:szCs w:val="20"/>
            <w:highlight w:val="yellow"/>
            <w:rPrChange w:id="281" w:author="Ai Kimoto" w:date="2026-05-18T17:30:00Z">
              <w:rPr>
                <w:rFonts w:ascii="Times New Roman" w:hAnsi="Times New Roman" w:eastAsia="Times New Roman" w:cs="Times New Roman"/>
                <w:highlight w:val="yellow"/>
              </w:rPr>
            </w:rPrChange>
          </w:rPr>
        </w:r>
      </w:del>
    </w:p>
    <w:p>
      <w:pPr>
        <w:pBdr/>
        <w:spacing w:after="0" w:line="240" w:lineRule="auto"/>
        <w:ind/>
        <w:jc w:val="both"/>
        <w:rPr>
          <w:ins w:id="282" w:author="Ai Kimoto" w:date="2026-05-18T17:40:00Z"/>
          <w:rFonts w:ascii="Cambria" w:hAnsi="Cambria" w:eastAsia="Times New Roman" w:cs="Times New Roman"/>
          <w:sz w:val="20"/>
          <w:szCs w:val="20"/>
        </w:rPr>
      </w:pPr>
      <w:r>
        <w:rPr>
          <w:rFonts w:ascii="Cambria" w:hAnsi="Cambria" w:eastAsia="Times New Roman" w:cs="Times New Roman"/>
          <w:sz w:val="20"/>
          <w:szCs w:val="20"/>
        </w:rPr>
      </w:r>
      <w:ins w:id="283" w:author="Ai Kimoto" w:date="2026-05-18T17:40:00Z">
        <w:r>
          <w:rPr>
            <w:rFonts w:ascii="Cambria" w:hAnsi="Cambria" w:eastAsia="Times New Roman" w:cs="Times New Roman"/>
            <w:sz w:val="20"/>
            <w:szCs w:val="20"/>
          </w:rPr>
        </w:r>
      </w:ins>
    </w:p>
    <w:p>
      <w:pPr>
        <w:pBdr/>
        <w:spacing w:after="0" w:line="240" w:lineRule="auto"/>
        <w:ind/>
        <w:jc w:val="both"/>
        <w:rPr>
          <w:ins w:id="284" w:author="Ai Kimoto" w:date="2026-05-18T17:50:00Z"/>
          <w:rFonts w:ascii="Cambria" w:hAnsi="Cambria" w:eastAsia="Times New Roman" w:cs="Times New Roman"/>
          <w:sz w:val="20"/>
          <w:szCs w:val="20"/>
        </w:rPr>
      </w:pPr>
      <w:r>
        <w:rPr>
          <w:rFonts w:ascii="Cambria" w:hAnsi="Cambria" w:eastAsia="Times New Roman" w:cs="Times New Roman"/>
          <w:sz w:val="20"/>
          <w:szCs w:val="20"/>
          <w:rPrChange w:id="285" w:author="Ai Kimoto" w:date="2026-05-18T17:30:00Z">
            <w:rPr>
              <w:rFonts w:ascii="Times New Roman" w:hAnsi="Times New Roman" w:eastAsia="Times New Roman" w:cs="Times New Roman"/>
            </w:rPr>
          </w:rPrChange>
        </w:rPr>
        <w:t xml:space="preserve">The total log-likelihood combines the catch </w:t>
      </w:r>
      <w:ins w:id="286" w:author="Ai Kimoto" w:date="2026-05-18T17:44:00Z">
        <w:r>
          <w:rPr>
            <w:rFonts w:ascii="Cambria" w:hAnsi="Cambria" w:eastAsia="Times New Roman" w:cs="Times New Roman"/>
            <w:sz w:val="20"/>
            <w:szCs w:val="20"/>
          </w:rPr>
          <w:t xml:space="preserve">(</w:t>
        </w:r>
      </w:ins>
      <m:oMath>
        <m:sSub>
          <m:sSubPr>
            <m:ctrlPr>
              <w:ins w:id="287" w:author="Ai Kimoto" w:date="2026-05-18T17:43:00Z"/>
            </m:ctrlPr>
          </m:sSubPr>
          <m:e>
            <m:r>
              <w:ins w:id="288" w:author="Ai Kimoto" w:date="2026-05-18T17:43:00Z">
                <w:rPr>
                  <w:rFonts w:ascii="Cambria Math" w:hAnsi="Cambria Math" w:eastAsia="Times New Roman" w:cs="Times New Roman"/>
                  <w:sz w:val="20"/>
                  <w:szCs w:val="20"/>
                </w:rPr>
                <m:rPr/>
                <m:t>l</m:t>
              </w:ins>
            </m:r>
          </m:e>
          <m:sub>
            <m:r>
              <w:ins w:id="289" w:author="Ai Kimoto" w:date="2026-05-18T17:43:00Z">
                <w:rPr>
                  <w:rFonts w:ascii="Cambria Math" w:hAnsi="Cambria Math" w:eastAsia="Times New Roman" w:cs="Times New Roman"/>
                  <w:sz w:val="20"/>
                  <w:szCs w:val="20"/>
                </w:rPr>
                <m:rPr/>
                <m:t>C</m:t>
              </w:ins>
            </m:r>
          </m:sub>
        </m:sSub>
      </m:oMath>
      <w:ins w:id="290" w:author="Ai Kimoto" w:date="2026-05-18T17:44:00Z">
        <w:r>
          <w:rPr>
            <w:rFonts w:ascii="Cambria" w:hAnsi="Cambria" w:eastAsia="Times New Roman" w:cs="Times New Roman"/>
            <w:sz w:val="20"/>
            <w:szCs w:val="20"/>
          </w:rPr>
          <w:t xml:space="preserve">)</w:t>
        </w:r>
      </w:ins>
      <w:del w:id="291" w:author="Ai Kimoto" w:date="2026-05-18T17:44:00Z">
        <w:r>
          <w:rPr>
            <w:rFonts w:ascii="Cambria" w:hAnsi="Cambria" w:eastAsia="Times New Roman" w:cs="Times New Roman"/>
            <w:sz w:val="20"/>
            <w:szCs w:val="20"/>
            <w:highlight w:val="yellow"/>
            <w:rPrChange w:id="292" w:author="Ai Kimoto" w:date="2026-05-18T17:30:00Z">
              <w:rPr>
                <w:rFonts w:ascii="Times New Roman" w:hAnsi="Times New Roman" w:eastAsia="Times New Roman" w:cs="Times New Roman"/>
                <w:highlight w:val="yellow"/>
              </w:rPr>
            </w:rPrChange>
          </w:rPr>
          <w:delText xml:space="preserve">lC</w:delText>
        </w:r>
      </w:del>
      <w:r>
        <w:rPr>
          <w:rFonts w:ascii="Cambria" w:hAnsi="Cambria" w:eastAsia="Times New Roman" w:cs="Times New Roman"/>
          <w:sz w:val="20"/>
          <w:szCs w:val="20"/>
          <w:rPrChange w:id="293" w:author="Ai Kimoto" w:date="2026-05-18T17:30:00Z">
            <w:rPr>
              <w:rFonts w:ascii="Times New Roman" w:hAnsi="Times New Roman" w:eastAsia="Times New Roman" w:cs="Times New Roman"/>
            </w:rPr>
          </w:rPrChange>
        </w:rPr>
        <w:t xml:space="preserve"> and index </w:t>
      </w:r>
      <w:ins w:id="294" w:author="Ai Kimoto" w:date="2026-05-18T17:44:00Z">
        <w:r>
          <w:rPr>
            <w:rFonts w:ascii="Cambria" w:hAnsi="Cambria" w:eastAsia="Times New Roman" w:cs="Times New Roman"/>
            <w:sz w:val="20"/>
            <w:szCs w:val="20"/>
          </w:rPr>
          <w:t xml:space="preserve">(</w:t>
        </w:r>
      </w:ins>
      <m:oMath>
        <m:sSub>
          <m:sSubPr>
            <m:ctrlPr>
              <w:ins w:id="295" w:author="Ai Kimoto" w:date="2026-05-18T17:44:00Z"/>
            </m:ctrlPr>
          </m:sSubPr>
          <m:e>
            <m:r>
              <w:ins w:id="296" w:author="Ai Kimoto" w:date="2026-05-18T17:44:00Z">
                <w:rPr>
                  <w:rFonts w:ascii="Cambria Math" w:hAnsi="Cambria Math" w:eastAsia="Times New Roman" w:cs="Times New Roman"/>
                  <w:sz w:val="20"/>
                  <w:szCs w:val="20"/>
                </w:rPr>
                <m:rPr/>
                <m:t>l</m:t>
              </w:ins>
            </m:r>
          </m:e>
          <m:sub>
            <m:r>
              <w:ins w:id="297" w:author="Ai Kimoto" w:date="2026-05-18T17:44:00Z">
                <w:rPr>
                  <w:rFonts w:ascii="Cambria Math" w:hAnsi="Cambria Math" w:eastAsia="Times New Roman" w:cs="Times New Roman"/>
                  <w:sz w:val="20"/>
                  <w:szCs w:val="20"/>
                </w:rPr>
                <m:rPr/>
                <m:t>I</m:t>
              </w:ins>
            </m:r>
          </m:sub>
        </m:sSub>
      </m:oMath>
      <w:ins w:id="298" w:author="Ai Kimoto" w:date="2026-05-18T17:44:00Z">
        <w:r>
          <w:rPr>
            <w:rFonts w:ascii="Cambria" w:hAnsi="Cambria" w:eastAsia="Times New Roman" w:cs="Times New Roman"/>
            <w:sz w:val="20"/>
            <w:szCs w:val="20"/>
          </w:rPr>
          <w:t xml:space="preserve">)</w:t>
        </w:r>
      </w:ins>
      <w:del w:id="299" w:author="Ai Kimoto" w:date="2026-05-18T17:44:00Z">
        <w:r>
          <w:rPr>
            <w:rFonts w:ascii="Cambria" w:hAnsi="Cambria" w:eastAsia="Times New Roman" w:cs="Times New Roman"/>
            <w:sz w:val="20"/>
            <w:szCs w:val="20"/>
            <w:highlight w:val="yellow"/>
            <w:rPrChange w:id="300" w:author="Ai Kimoto" w:date="2026-05-18T17:30:00Z">
              <w:rPr>
                <w:rFonts w:ascii="Times New Roman" w:hAnsi="Times New Roman" w:eastAsia="Times New Roman" w:cs="Times New Roman"/>
                <w:highlight w:val="yellow"/>
              </w:rPr>
            </w:rPrChange>
          </w:rPr>
          <w:delText xml:space="preserve">lI</w:delText>
        </w:r>
      </w:del>
      <w:r>
        <w:rPr>
          <w:rFonts w:ascii="Cambria" w:hAnsi="Cambria" w:eastAsia="Times New Roman" w:cs="Times New Roman"/>
          <w:sz w:val="20"/>
          <w:szCs w:val="20"/>
          <w:rPrChange w:id="301" w:author="Ai Kimoto" w:date="2026-05-18T17:30:00Z">
            <w:rPr>
              <w:rFonts w:ascii="Times New Roman" w:hAnsi="Times New Roman" w:eastAsia="Times New Roman" w:cs="Times New Roman"/>
            </w:rPr>
          </w:rPrChange>
        </w:rPr>
        <w:t xml:space="preserve"> components, and optionally a stock–recruitment </w:t>
      </w:r>
      <w:ins w:id="302" w:author="Ai Kimoto" w:date="2026-05-18T17:45:00Z">
        <w:r>
          <w:rPr>
            <w:rFonts w:ascii="Cambria" w:hAnsi="Cambria" w:eastAsia="Times New Roman" w:cs="Times New Roman"/>
            <w:sz w:val="20"/>
            <w:szCs w:val="20"/>
          </w:rPr>
          <w:t xml:space="preserve">(</w:t>
        </w:r>
      </w:ins>
      <m:oMath>
        <m:sSub>
          <m:sSubPr>
            <m:ctrlPr>
              <w:ins w:id="303" w:author="Ai Kimoto" w:date="2026-05-18T17:45:00Z"/>
            </m:ctrlPr>
          </m:sSubPr>
          <m:e>
            <m:r>
              <w:ins w:id="304" w:author="Ai Kimoto" w:date="2026-05-18T17:45:00Z">
                <w:rPr>
                  <w:rFonts w:ascii="Cambria Math" w:hAnsi="Cambria Math" w:eastAsia="Times New Roman" w:cs="Times New Roman"/>
                  <w:sz w:val="20"/>
                  <w:szCs w:val="20"/>
                </w:rPr>
                <m:rPr/>
                <m:t>l</m:t>
              </w:ins>
            </m:r>
          </m:e>
          <m:sub>
            <m:r>
              <w:ins w:id="305" w:author="Ai Kimoto" w:date="2026-05-18T17:45:00Z">
                <w:rPr>
                  <w:rFonts w:ascii="Cambria Math" w:hAnsi="Cambria Math" w:eastAsia="Times New Roman" w:cs="Times New Roman"/>
                  <w:sz w:val="20"/>
                  <w:szCs w:val="20"/>
                </w:rPr>
                <m:rPr/>
                <m:t>SR</m:t>
              </w:ins>
            </m:r>
          </m:sub>
        </m:sSub>
      </m:oMath>
      <w:ins w:id="306" w:author="Ai Kimoto" w:date="2026-05-18T17:45:00Z">
        <w:r>
          <w:rPr>
            <w:rFonts w:ascii="Cambria" w:hAnsi="Cambria" w:eastAsia="Times New Roman" w:cs="Times New Roman"/>
            <w:sz w:val="20"/>
            <w:szCs w:val="20"/>
          </w:rPr>
          <w:t xml:space="preserve">)</w:t>
        </w:r>
      </w:ins>
      <w:ins w:id="307" w:author="Ai Kimoto" w:date="2026-05-18T17:45:00Z">
        <w:r>
          <w:rPr>
            <w:rFonts w:ascii="Cambria" w:hAnsi="Cambria" w:eastAsia="Times New Roman" w:cs="Times New Roman"/>
            <w:sz w:val="20"/>
            <w:szCs w:val="20"/>
          </w:rPr>
          <w:t xml:space="preserve"> </w:t>
        </w:r>
      </w:ins>
      <w:del w:id="308" w:author="Ai Kimoto" w:date="2026-05-18T17:45:00Z">
        <w:r>
          <w:rPr>
            <w:rFonts w:ascii="Cambria" w:hAnsi="Cambria" w:eastAsia="Times New Roman" w:cs="Times New Roman"/>
            <w:sz w:val="20"/>
            <w:szCs w:val="20"/>
            <w:highlight w:val="yellow"/>
            <w:rPrChange w:id="309" w:author="Ai Kimoto" w:date="2026-05-18T17:30:00Z">
              <w:rPr>
                <w:rFonts w:ascii="Times New Roman" w:hAnsi="Times New Roman" w:eastAsia="Times New Roman" w:cs="Times New Roman"/>
                <w:highlight w:val="yellow"/>
              </w:rPr>
            </w:rPrChange>
          </w:rPr>
          <w:delText xml:space="preserve">lSR </w:delText>
        </w:r>
      </w:del>
      <w:r>
        <w:rPr>
          <w:rFonts w:ascii="Cambria" w:hAnsi="Cambria" w:eastAsia="Times New Roman" w:cs="Times New Roman"/>
          <w:sz w:val="20"/>
          <w:szCs w:val="20"/>
          <w:rPrChange w:id="310" w:author="Ai Kimoto" w:date="2026-05-18T17:30:00Z">
            <w:rPr>
              <w:rFonts w:ascii="Times New Roman" w:hAnsi="Times New Roman" w:eastAsia="Times New Roman" w:cs="Times New Roman"/>
            </w:rPr>
          </w:rPrChange>
        </w:rPr>
        <w:t xml:space="preserve">component:</w:t>
      </w:r>
      <w:ins w:id="311" w:author="Ai Kimoto" w:date="2026-05-18T17:50:00Z">
        <w:r>
          <w:rPr>
            <w:rFonts w:ascii="Cambria" w:hAnsi="Cambria" w:eastAsia="Times New Roman" w:cs="Times New Roman"/>
            <w:sz w:val="20"/>
            <w:szCs w:val="20"/>
          </w:rPr>
        </w:r>
      </w:ins>
    </w:p>
    <w:p>
      <w:pPr>
        <w:pBdr/>
        <w:spacing w:after="0" w:line="240" w:lineRule="auto"/>
        <w:ind/>
        <w:jc w:val="both"/>
        <w:rPr>
          <w:rFonts w:ascii="Cambria" w:hAnsi="Cambria" w:eastAsia="Times New Roman" w:cs="Times New Roman"/>
          <w:sz w:val="20"/>
          <w:szCs w:val="20"/>
          <w:rPrChange w:id="312" w:author="Ai Kimoto" w:date="2026-05-18T17:30:00Z">
            <w:rPr>
              <w:rFonts w:ascii="Times New Roman" w:hAnsi="Times New Roman" w:eastAsia="Times New Roman" w:cs="Times New Roman"/>
            </w:rPr>
          </w:rPrChange>
        </w:rPr>
        <w:pPrChange w:author="Ai Kimoto" w:date="2026-05-18T17:29:00Z" w:id="313">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314" w:author="Ai Kimoto" w:date="2026-05-18T17:30:00Z">
            <w:rPr>
              <w:rFonts w:ascii="Times New Roman" w:hAnsi="Times New Roman" w:eastAsia="Times New Roman" w:cs="Times New Roman"/>
            </w:rPr>
          </w:rPrChange>
        </w:rPr>
      </w:r>
    </w:p>
    <w:p>
      <w:pPr>
        <w:pBdr/>
        <w:spacing w:after="0" w:line="240" w:lineRule="auto"/>
        <w:ind/>
        <w:jc w:val="center"/>
        <w:rPr>
          <w:del w:id="315" w:author="Ai Kimoto" w:date="2026-05-18T17:45:00Z"/>
          <w:rFonts w:ascii="Cambria" w:hAnsi="Cambria" w:eastAsia="Times New Roman" w:cs="Times New Roman"/>
          <w:sz w:val="20"/>
          <w:szCs w:val="20"/>
        </w:rPr>
      </w:pPr>
      <w:r/>
      <m:oMath>
        <m:r>
          <w:ins w:id="316" w:author="Ai Kimoto" w:date="2026-05-18T17:45:00Z">
            <w:rPr>
              <w:rFonts w:ascii="Cambria Math" w:hAnsi="Cambria Math" w:eastAsia="Times New Roman" w:cs="Times New Roman"/>
              <w:sz w:val="20"/>
              <w:szCs w:val="20"/>
            </w:rPr>
            <m:rPr/>
            <m:t>l=</m:t>
          </w:ins>
        </m:r>
        <m:sSub>
          <m:sSubPr>
            <m:ctrlPr>
              <w:ins w:id="317" w:author="Ai Kimoto" w:date="2026-05-18T17:45:00Z"/>
            </m:ctrlPr>
          </m:sSubPr>
          <m:e>
            <m:r>
              <w:ins w:id="318" w:author="Ai Kimoto" w:date="2026-05-18T17:45:00Z">
                <w:rPr>
                  <w:rFonts w:ascii="Cambria Math" w:hAnsi="Cambria Math" w:eastAsia="Times New Roman" w:cs="Times New Roman"/>
                  <w:sz w:val="20"/>
                  <w:szCs w:val="20"/>
                </w:rPr>
                <m:rPr/>
                <m:t>l</m:t>
              </w:ins>
            </m:r>
          </m:e>
          <m:sub>
            <m:r>
              <w:ins w:id="319" w:author="Ai Kimoto" w:date="2026-05-18T17:45:00Z">
                <w:rPr>
                  <w:rFonts w:ascii="Cambria Math" w:hAnsi="Cambria Math" w:eastAsia="Times New Roman" w:cs="Times New Roman"/>
                  <w:sz w:val="20"/>
                  <w:szCs w:val="20"/>
                </w:rPr>
                <m:rPr/>
                <m:t>C</m:t>
              </w:ins>
            </m:r>
          </m:sub>
        </m:sSub>
        <m:r>
          <w:ins w:id="320" w:author="Ai Kimoto" w:date="2026-05-18T17:45:00Z">
            <w:rPr>
              <w:rFonts w:ascii="Cambria Math" w:hAnsi="Cambria Math" w:eastAsia="Times New Roman" w:cs="Times New Roman"/>
              <w:sz w:val="20"/>
              <w:szCs w:val="20"/>
            </w:rPr>
            <m:rPr/>
            <m:t>+</m:t>
          </w:ins>
        </m:r>
        <m:sSub>
          <m:sSubPr>
            <m:ctrlPr>
              <w:ins w:id="321" w:author="Ai Kimoto" w:date="2026-05-18T17:45:00Z"/>
            </m:ctrlPr>
          </m:sSubPr>
          <m:e>
            <m:r>
              <w:ins w:id="322" w:author="Ai Kimoto" w:date="2026-05-18T17:45:00Z">
                <w:rPr>
                  <w:rFonts w:ascii="Cambria Math" w:hAnsi="Cambria Math" w:eastAsia="Times New Roman" w:cs="Times New Roman"/>
                  <w:sz w:val="20"/>
                  <w:szCs w:val="20"/>
                </w:rPr>
                <m:rPr/>
                <m:t>l</m:t>
              </w:ins>
            </m:r>
          </m:e>
          <m:sub>
            <m:r>
              <w:ins w:id="323" w:author="Ai Kimoto" w:date="2026-05-18T17:45:00Z">
                <w:rPr>
                  <w:rFonts w:ascii="Cambria Math" w:hAnsi="Cambria Math" w:eastAsia="Times New Roman" w:cs="Times New Roman"/>
                  <w:sz w:val="20"/>
                  <w:szCs w:val="20"/>
                </w:rPr>
                <m:rPr/>
                <m:t>I</m:t>
              </w:ins>
            </m:r>
          </m:sub>
        </m:sSub>
        <m:r>
          <w:ins w:id="324" w:author="Ai Kimoto" w:date="2026-05-18T17:45:00Z">
            <w:rPr>
              <w:rFonts w:ascii="Cambria Math" w:hAnsi="Cambria Math" w:eastAsia="Times New Roman" w:cs="Times New Roman"/>
              <w:sz w:val="20"/>
              <w:szCs w:val="20"/>
            </w:rPr>
            <m:rPr/>
            <m:t>+</m:t>
          </w:ins>
        </m:r>
        <m:sSub>
          <m:sSubPr>
            <m:ctrlPr>
              <w:ins w:id="325" w:author="Ai Kimoto" w:date="2026-05-18T17:45:00Z"/>
            </m:ctrlPr>
          </m:sSubPr>
          <m:e>
            <m:r>
              <w:ins w:id="326" w:author="Ai Kimoto" w:date="2026-05-18T17:45:00Z">
                <w:rPr>
                  <w:rFonts w:ascii="Cambria Math" w:hAnsi="Cambria Math" w:eastAsia="Times New Roman" w:cs="Times New Roman"/>
                  <w:sz w:val="20"/>
                  <w:szCs w:val="20"/>
                </w:rPr>
                <m:rPr/>
                <m:t>l</m:t>
              </w:ins>
            </m:r>
          </m:e>
          <m:sub>
            <m:r>
              <w:ins w:id="327" w:author="Ai Kimoto" w:date="2026-05-18T17:45:00Z">
                <w:rPr>
                  <w:rFonts w:ascii="Cambria Math" w:hAnsi="Cambria Math" w:eastAsia="Times New Roman" w:cs="Times New Roman"/>
                  <w:sz w:val="20"/>
                  <w:szCs w:val="20"/>
                </w:rPr>
                <m:rPr/>
                <m:t>SR</m:t>
              </w:ins>
            </m:r>
          </m:sub>
        </m:sSub>
      </m:oMath>
      <w:ins w:id="328" w:author="Ai Kimoto" w:date="2026-05-18T17:45:00Z">
        <w:r>
          <w:rPr>
            <w:rFonts w:ascii="Cambria" w:hAnsi="Cambria" w:eastAsia="Times New Roman" w:cs="Times New Roman"/>
            <w:sz w:val="20"/>
            <w:szCs w:val="20"/>
          </w:rPr>
          <w:t xml:space="preserve"> </w:t>
        </w:r>
      </w:ins>
      <w:del w:id="329" w:author="Ai Kimoto" w:date="2026-05-18T17:45:00Z">
        <w:r>
          <w:rPr>
            <w:rFonts w:ascii="Cambria" w:hAnsi="Cambria" w:eastAsia="Times New Roman" w:cs="Times New Roman"/>
            <w:sz w:val="20"/>
            <w:szCs w:val="20"/>
            <w:highlight w:val="yellow"/>
            <w:rPrChange w:id="330" w:author="Ai Kimoto" w:date="2026-05-18T17:30:00Z">
              <w:rPr>
                <w:rFonts w:ascii="Times New Roman" w:hAnsi="Times New Roman" w:eastAsia="Times New Roman" w:cs="Times New Roman"/>
                <w:highlight w:val="yellow"/>
              </w:rPr>
            </w:rPrChange>
          </w:rPr>
          <w:delText xml:space="preserve">L = lC + l</w:delText>
        </w:r>
      </w:del>
      <w:del w:id="331" w:author="Ai Kimoto" w:date="2026-05-18T17:45:00Z">
        <w:r>
          <w:rPr>
            <w:rFonts w:ascii="Cambria" w:hAnsi="Cambria" w:eastAsia="Times New Roman" w:cs="Times New Roman"/>
            <w:sz w:val="20"/>
            <w:szCs w:val="20"/>
          </w:rPr>
        </w:r>
      </w:del>
    </w:p>
    <w:p>
      <w:pPr>
        <w:pBdr/>
        <w:spacing w:after="0" w:line="240" w:lineRule="auto"/>
        <w:ind/>
        <w:jc w:val="center"/>
        <w:rPr>
          <w:ins w:id="333" w:author="Ai Kimoto" w:date="2026-05-18T17:46:00Z"/>
          <w:rFonts w:ascii="Cambria" w:hAnsi="Cambria" w:eastAsia="Times New Roman" w:cs="Times New Roman"/>
          <w:sz w:val="20"/>
          <w:szCs w:val="20"/>
          <w:highlight w:val="yellow"/>
          <w:rPrChange w:id="332" w:author="Ai Kimoto" w:date="2026-05-18T17:30:00Z">
            <w:rPr>
              <w:rFonts w:ascii="Times New Roman" w:hAnsi="Times New Roman" w:eastAsia="Times New Roman" w:cs="Times New Roman"/>
              <w:highlight w:val="yellow"/>
            </w:rPr>
          </w:rPrChange>
        </w:rPr>
        <w:pPrChange w:author="Ai Kimoto" w:date="2026-05-18T17:46:00Z" w:id="334">
          <w:pPr>
            <w:pBdr/>
            <w:spacing w:line="240" w:lineRule="auto"/>
            <w:ind/>
            <w:jc w:val="both"/>
          </w:pPr>
        </w:pPrChange>
      </w:pPr>
      <w:r>
        <w:rPr>
          <w:rFonts w:ascii="Cambria" w:hAnsi="Cambria" w:eastAsia="Times New Roman" w:cs="Times New Roman"/>
          <w:sz w:val="20"/>
          <w:szCs w:val="20"/>
          <w:highlight w:val="yellow"/>
        </w:rPr>
      </w:r>
      <w:ins w:id="335" w:author="Ai Kimoto" w:date="2026-05-18T17:46:00Z">
        <w:r>
          <w:rPr>
            <w:rFonts w:ascii="Cambria" w:hAnsi="Cambria" w:eastAsia="Times New Roman" w:cs="Times New Roman"/>
            <w:sz w:val="20"/>
            <w:szCs w:val="20"/>
            <w:highlight w:val="yellow"/>
            <w:rPrChange w:id="336" w:author="Ai Kimoto" w:date="2026-05-18T17:30:00Z">
              <w:rPr>
                <w:rFonts w:ascii="Times New Roman" w:hAnsi="Times New Roman" w:eastAsia="Times New Roman" w:cs="Times New Roman"/>
                <w:highlight w:val="yellow"/>
              </w:rPr>
            </w:rPrChange>
          </w:rPr>
        </w:r>
      </w:ins>
    </w:p>
    <w:p>
      <w:pPr>
        <w:pBdr/>
        <w:spacing w:after="0" w:line="240" w:lineRule="auto"/>
        <w:ind/>
        <w:jc w:val="center"/>
        <w:rPr>
          <w:rFonts w:ascii="Cambria" w:hAnsi="Cambria" w:eastAsia="Times New Roman" w:cs="Times New Roman"/>
          <w:sz w:val="20"/>
          <w:szCs w:val="20"/>
          <w:rPrChange w:id="337" w:author="Ai Kimoto" w:date="2026-05-18T17:30:00Z">
            <w:rPr>
              <w:rFonts w:ascii="Times New Roman" w:hAnsi="Times New Roman" w:eastAsia="Times New Roman" w:cs="Times New Roman"/>
            </w:rPr>
          </w:rPrChange>
        </w:rPr>
        <w:pPrChange w:author="Ai Kimoto" w:date="2026-05-18T17:46:00Z" w:id="338">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339" w:author="Ai Kimoto" w:date="2026-05-18T17:30:00Z">
            <w:rPr>
              <w:rFonts w:ascii="Times New Roman" w:hAnsi="Times New Roman" w:eastAsia="Times New Roman" w:cs="Times New Roman"/>
            </w:rPr>
          </w:rPrChange>
        </w:rPr>
      </w:r>
    </w:p>
    <w:p>
      <w:pPr>
        <w:pBdr/>
        <w:spacing w:after="0" w:line="240" w:lineRule="auto"/>
        <w:ind/>
        <w:jc w:val="both"/>
        <w:rPr>
          <w:ins w:id="340"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341" w:author="Ai Kimoto" w:date="2026-05-18T17:30:00Z">
            <w:rPr>
              <w:rFonts w:ascii="Times New Roman" w:hAnsi="Times New Roman" w:eastAsia="Times New Roman" w:cs="Times New Roman"/>
              <w:b/>
              <w:bCs/>
            </w:rPr>
          </w:rPrChange>
        </w:rPr>
        <w:t xml:space="preserve">Submodel</w:t>
      </w:r>
      <w:r>
        <w:rPr>
          <w:rFonts w:ascii="Cambria" w:hAnsi="Cambria" w:eastAsia="Times New Roman" w:cs="Times New Roman"/>
          <w:b/>
          <w:bCs/>
          <w:sz w:val="20"/>
          <w:szCs w:val="20"/>
          <w:rPrChange w:id="342" w:author="Ai Kimoto" w:date="2026-05-18T17:30:00Z">
            <w:rPr>
              <w:rFonts w:ascii="Times New Roman" w:hAnsi="Times New Roman" w:eastAsia="Times New Roman" w:cs="Times New Roman"/>
              <w:b/>
              <w:bCs/>
            </w:rPr>
          </w:rPrChange>
        </w:rPr>
        <w:t xml:space="preserve"> Structure</w:t>
      </w:r>
      <w:ins w:id="343"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344" w:author="Ai Kimoto" w:date="2026-05-18T17:30:00Z">
            <w:rPr>
              <w:b/>
              <w:bCs/>
            </w:rPr>
          </w:rPrChange>
        </w:rPr>
        <w:pPrChange w:author="Ai Kimoto" w:date="2026-05-18T17:29:00Z" w:id="345">
          <w:pPr>
            <w:pBdr/>
            <w:spacing w:line="240" w:lineRule="auto"/>
            <w:ind/>
            <w:jc w:val="both"/>
          </w:pPr>
        </w:pPrChange>
      </w:pPr>
      <w:r>
        <w:rPr>
          <w:rFonts w:ascii="Cambria" w:hAnsi="Cambria"/>
          <w:b/>
          <w:bCs/>
          <w:sz w:val="20"/>
          <w:szCs w:val="20"/>
        </w:rPr>
      </w:r>
      <w:r>
        <w:rPr>
          <w:rFonts w:ascii="Cambria" w:hAnsi="Cambria"/>
          <w:b/>
          <w:bCs/>
          <w:sz w:val="20"/>
          <w:szCs w:val="20"/>
          <w:rPrChange w:id="346" w:author="Ai Kimoto" w:date="2026-05-18T17:30:00Z">
            <w:rPr>
              <w:b/>
              <w:bCs/>
            </w:rPr>
          </w:rPrChange>
        </w:rPr>
      </w:r>
    </w:p>
    <w:p>
      <w:pPr>
        <w:pBdr/>
        <w:spacing w:after="0" w:line="240" w:lineRule="auto"/>
        <w:ind/>
        <w:jc w:val="both"/>
        <w:rPr>
          <w:rFonts w:ascii="Cambria" w:hAnsi="Cambria" w:eastAsia="Times New Roman" w:cs="Times New Roman"/>
          <w:sz w:val="20"/>
          <w:szCs w:val="20"/>
          <w:rPrChange w:id="347" w:author="Ai Kimoto" w:date="2026-05-18T17:50:00Z">
            <w:rPr>
              <w:rFonts w:ascii="Times New Roman" w:hAnsi="Times New Roman" w:eastAsia="Times New Roman" w:cs="Times New Roman"/>
            </w:rPr>
          </w:rPrChange>
        </w:rPr>
        <w:pPrChange w:author="Ai Kimoto" w:date="2026-05-18T17:29:00Z" w:id="348">
          <w:pPr>
            <w:pBdr/>
            <w:spacing w:line="240" w:lineRule="auto"/>
            <w:ind/>
            <w:jc w:val="both"/>
          </w:pPr>
        </w:pPrChange>
      </w:pPr>
      <w:r>
        <w:rPr>
          <w:rFonts w:ascii="Cambria" w:hAnsi="Cambria" w:eastAsia="Times New Roman" w:cs="Times New Roman"/>
          <w:sz w:val="20"/>
          <w:szCs w:val="20"/>
          <w:rPrChange w:id="349" w:author="Ai Kimoto" w:date="2026-05-18T17:30:00Z">
            <w:rPr>
              <w:rFonts w:ascii="Times New Roman" w:hAnsi="Times New Roman" w:eastAsia="Times New Roman" w:cs="Times New Roman"/>
            </w:rPr>
          </w:rPrChange>
        </w:rPr>
        <w:t xml:space="preserve">A defining feature of the a4a framework is its</w:t>
      </w:r>
      <w:del w:id="350" w:author="Ai Kimoto" w:date="2026-05-18T17:46:00Z">
        <w:r>
          <w:rPr>
            <w:rFonts w:ascii="Cambria" w:hAnsi="Cambria" w:eastAsia="Times New Roman" w:cs="Times New Roman"/>
            <w:sz w:val="20"/>
            <w:szCs w:val="20"/>
            <w:rPrChange w:id="351" w:author="Ai Kimoto" w:date="2026-05-18T17:30:00Z">
              <w:rPr>
                <w:rFonts w:ascii="Times New Roman" w:hAnsi="Times New Roman" w:eastAsia="Times New Roman" w:cs="Times New Roman"/>
              </w:rPr>
            </w:rPrChange>
          </w:rPr>
          <w:delText xml:space="preserve"> </w:delText>
        </w:r>
      </w:del>
      <w:r>
        <w:rPr>
          <w:rFonts w:ascii="Cambria" w:hAnsi="Cambria" w:eastAsia="Times New Roman" w:cs="Times New Roman"/>
          <w:sz w:val="20"/>
          <w:szCs w:val="20"/>
          <w:rPrChange w:id="352" w:author="Ai Kimoto" w:date="2026-05-18T17:30:00Z">
            <w:rPr>
              <w:rFonts w:ascii="Times New Roman" w:hAnsi="Times New Roman" w:eastAsia="Times New Roman" w:cs="Times New Roman"/>
            </w:rPr>
          </w:rPrChange>
        </w:rPr>
        <w:t xml:space="preserve"> </w:t>
      </w:r>
      <w:r>
        <w:rPr>
          <w:rFonts w:ascii="Cambria" w:hAnsi="Cambria" w:eastAsia="Times New Roman" w:cs="Times New Roman"/>
          <w:b/>
          <w:bCs/>
          <w:sz w:val="20"/>
          <w:szCs w:val="20"/>
          <w:rPrChange w:id="353" w:author="Ai Kimoto" w:date="2026-05-18T17:30:00Z">
            <w:rPr>
              <w:rFonts w:ascii="Times New Roman" w:hAnsi="Times New Roman" w:eastAsia="Times New Roman" w:cs="Times New Roman"/>
              <w:b/>
              <w:bCs/>
            </w:rPr>
          </w:rPrChange>
        </w:rPr>
        <w:t xml:space="preserve">submodel</w:t>
      </w:r>
      <w:r>
        <w:rPr>
          <w:rFonts w:ascii="Cambria" w:hAnsi="Cambria" w:eastAsia="Times New Roman" w:cs="Times New Roman"/>
          <w:b/>
          <w:bCs/>
          <w:sz w:val="20"/>
          <w:szCs w:val="20"/>
          <w:rPrChange w:id="354" w:author="Ai Kimoto" w:date="2026-05-18T17:30:00Z">
            <w:rPr>
              <w:rFonts w:ascii="Times New Roman" w:hAnsi="Times New Roman" w:eastAsia="Times New Roman" w:cs="Times New Roman"/>
              <w:b/>
              <w:bCs/>
            </w:rPr>
          </w:rPrChange>
        </w:rPr>
        <w:t xml:space="preserve"> formulation</w:t>
      </w:r>
      <w:r>
        <w:rPr>
          <w:rFonts w:ascii="Cambria" w:hAnsi="Cambria" w:eastAsia="Times New Roman" w:cs="Times New Roman"/>
          <w:sz w:val="20"/>
          <w:szCs w:val="20"/>
          <w:rPrChange w:id="355" w:author="Ai Kimoto" w:date="2026-05-18T17:30:00Z">
            <w:rPr>
              <w:rFonts w:ascii="Times New Roman" w:hAnsi="Times New Roman" w:eastAsia="Times New Roman" w:cs="Times New Roman"/>
            </w:rPr>
          </w:rPrChange>
        </w:rPr>
        <w:t xml:space="preserve">, where each key quantity is specified through flexible R formulas, allowing fishing mortality, catchability, variance, initial population abundance, and recruit</w:t>
      </w:r>
      <w:r>
        <w:rPr>
          <w:rFonts w:ascii="Cambria" w:hAnsi="Cambria" w:eastAsia="Times New Roman" w:cs="Times New Roman"/>
          <w:sz w:val="20"/>
          <w:szCs w:val="20"/>
          <w:rPrChange w:id="356" w:author="Ai Kimoto" w:date="2026-05-18T17:50:00Z">
            <w:rPr>
              <w:rFonts w:ascii="Times New Roman" w:hAnsi="Times New Roman" w:eastAsia="Times New Roman" w:cs="Times New Roman"/>
            </w:rPr>
          </w:rPrChange>
        </w:rPr>
        <w:t xml:space="preserve">ment to be parameterized as linear or additive models. Five </w:t>
      </w:r>
      <w:r>
        <w:rPr>
          <w:rFonts w:ascii="Cambria" w:hAnsi="Cambria" w:eastAsia="Times New Roman" w:cs="Times New Roman"/>
          <w:sz w:val="20"/>
          <w:szCs w:val="20"/>
          <w:rPrChange w:id="357" w:author="Ai Kimoto" w:date="2026-05-18T17:50:00Z">
            <w:rPr>
              <w:rFonts w:ascii="Times New Roman" w:hAnsi="Times New Roman" w:eastAsia="Times New Roman" w:cs="Times New Roman"/>
            </w:rPr>
          </w:rPrChange>
        </w:rPr>
        <w:t xml:space="preserve">submodels</w:t>
      </w:r>
      <w:r>
        <w:rPr>
          <w:rFonts w:ascii="Cambria" w:hAnsi="Cambria" w:eastAsia="Times New Roman" w:cs="Times New Roman"/>
          <w:sz w:val="20"/>
          <w:szCs w:val="20"/>
          <w:rPrChange w:id="358" w:author="Ai Kimoto" w:date="2026-05-18T17:50:00Z">
            <w:rPr>
              <w:rFonts w:ascii="Times New Roman" w:hAnsi="Times New Roman" w:eastAsia="Times New Roman" w:cs="Times New Roman"/>
            </w:rPr>
          </w:rPrChange>
        </w:rPr>
        <w:t xml:space="preserve"> are in operation:</w:t>
      </w:r>
      <w:r>
        <w:rPr>
          <w:rFonts w:ascii="Cambria" w:hAnsi="Cambria" w:eastAsia="Times New Roman" w:cs="Times New Roman"/>
          <w:sz w:val="20"/>
          <w:szCs w:val="20"/>
          <w:rPrChange w:id="359" w:author="Ai Kimoto" w:date="2026-05-18T17:50:00Z">
            <w:rPr>
              <w:rFonts w:ascii="Times New Roman" w:hAnsi="Times New Roman" w:eastAsia="Times New Roman" w:cs="Times New Roman"/>
            </w:rPr>
          </w:rPrChange>
        </w:rPr>
      </w:r>
    </w:p>
    <w:p>
      <w:pPr>
        <w:pStyle w:val="949"/>
        <w:numPr>
          <w:ilvl w:val="0"/>
          <w:numId w:val="1"/>
        </w:numPr>
        <w:pBdr/>
        <w:spacing w:after="0" w:line="240" w:lineRule="auto"/>
        <w:ind/>
        <w:jc w:val="both"/>
        <w:rPr>
          <w:rFonts w:ascii="Cambria" w:hAnsi="Cambria"/>
          <w:sz w:val="20"/>
          <w:szCs w:val="20"/>
          <w:rPrChange w:id="360" w:author="Ai Kimoto" w:date="2026-05-18T17:50:00Z">
            <w:rPr>
              <w:highlight w:val="yellow"/>
            </w:rPr>
          </w:rPrChange>
        </w:rPr>
        <w:pPrChange w:author="Ai Kimoto" w:date="2026-05-18T17:29:00Z" w:id="361">
          <w:pPr>
            <w:pStyle w:val="949"/>
            <w:numPr>
              <w:numId w:val="1"/>
            </w:numPr>
            <w:pBdr/>
            <w:spacing w:line="240" w:lineRule="auto"/>
            <w:ind w:hanging="360"/>
            <w:jc w:val="both"/>
          </w:pPr>
        </w:pPrChange>
      </w:pPr>
      <w:r>
        <w:rPr>
          <w:rFonts w:ascii="Cambria" w:hAnsi="Cambria" w:eastAsia="Times New Roman" w:cs="Times New Roman"/>
          <w:b/>
          <w:bCs/>
          <w:sz w:val="20"/>
          <w:szCs w:val="20"/>
          <w:rPrChange w:id="362" w:author="Ai Kimoto" w:date="2026-05-18T17:50:00Z">
            <w:rPr>
              <w:rFonts w:ascii="Times New Roman" w:hAnsi="Times New Roman" w:eastAsia="Times New Roman" w:cs="Times New Roman"/>
              <w:b/>
              <w:bCs/>
            </w:rPr>
          </w:rPrChange>
        </w:rPr>
        <w:t xml:space="preserve">Fishing mortality </w:t>
      </w:r>
      <w:r>
        <w:rPr>
          <w:rFonts w:ascii="Cambria" w:hAnsi="Cambria" w:eastAsia="Times New Roman" w:cs="Times New Roman"/>
          <w:sz w:val="20"/>
          <w:szCs w:val="20"/>
          <w:rPrChange w:id="363" w:author="Ai Kimoto" w:date="2026-05-18T17:50:00Z">
            <w:rPr>
              <w:rFonts w:ascii="Times New Roman" w:hAnsi="Times New Roman" w:eastAsia="Times New Roman" w:cs="Times New Roman"/>
            </w:rPr>
          </w:rPrChange>
        </w:rPr>
        <w:t xml:space="preserve">(`</w:t>
      </w:r>
      <w:r>
        <w:rPr>
          <w:rFonts w:ascii="Cambria" w:hAnsi="Cambria" w:eastAsia="Times New Roman" w:cs="Times New Roman"/>
          <w:sz w:val="20"/>
          <w:szCs w:val="20"/>
          <w:rPrChange w:id="364" w:author="Ai Kimoto" w:date="2026-05-18T17:50:00Z">
            <w:rPr>
              <w:rFonts w:ascii="Times New Roman" w:hAnsi="Times New Roman" w:eastAsia="Times New Roman" w:cs="Times New Roman"/>
            </w:rPr>
          </w:rPrChange>
        </w:rPr>
        <w:t xml:space="preserve">fmodel</w:t>
      </w:r>
      <w:r>
        <w:rPr>
          <w:rFonts w:ascii="Cambria" w:hAnsi="Cambria" w:eastAsia="Times New Roman" w:cs="Times New Roman"/>
          <w:sz w:val="20"/>
          <w:szCs w:val="20"/>
          <w:rPrChange w:id="365" w:author="Ai Kimoto" w:date="2026-05-18T17:50:00Z">
            <w:rPr>
              <w:rFonts w:ascii="Times New Roman" w:hAnsi="Times New Roman" w:eastAsia="Times New Roman" w:cs="Times New Roman"/>
            </w:rPr>
          </w:rPrChange>
        </w:rPr>
        <w:t xml:space="preserve">`): model for </w:t>
      </w:r>
      <m:oMath>
        <m:sSub>
          <m:sSubPr>
            <m:ctrlPr>
              <w:ins w:id="366" w:author="Ai Kimoto" w:date="2026-05-18T17:46:00Z"/>
            </m:ctrlPr>
          </m:sSubPr>
          <m:e>
            <m:r>
              <w:ins w:id="367" w:author="Ai Kimoto" w:date="2026-05-18T17:46:00Z">
                <w:rPr>
                  <w:rFonts w:ascii="Cambria Math" w:hAnsi="Cambria Math" w:eastAsia="Times New Roman" w:cs="Times New Roman"/>
                  <w:sz w:val="20"/>
                  <w:szCs w:val="20"/>
                </w:rPr>
                <m:rPr/>
                <m:t>F</m:t>
              </w:ins>
            </m:r>
          </m:e>
          <m:sub>
            <m:r>
              <w:ins w:id="368" w:author="Ai Kimoto" w:date="2026-05-18T17:46:00Z">
                <w:rPr>
                  <w:rFonts w:ascii="Cambria Math" w:hAnsi="Cambria Math" w:eastAsia="Times New Roman" w:cs="Times New Roman"/>
                  <w:sz w:val="20"/>
                  <w:szCs w:val="20"/>
                </w:rPr>
                <m:rPr/>
                <m:t>a,y</m:t>
              </w:ins>
            </m:r>
          </m:sub>
        </m:sSub>
      </m:oMath>
      <w:del w:id="369" w:author="Ai Kimoto" w:date="2026-05-18T17:46:00Z">
        <w:r>
          <w:rPr>
            <w:rFonts w:ascii="Cambria" w:hAnsi="Cambria" w:eastAsia="Times New Roman" w:cs="Times New Roman"/>
            <w:sz w:val="20"/>
            <w:szCs w:val="20"/>
            <w:rPrChange w:id="370" w:author="Ai Kimoto" w:date="2026-05-18T17:50:00Z">
              <w:rPr>
                <w:rFonts w:ascii="Times New Roman" w:hAnsi="Times New Roman" w:eastAsia="Times New Roman" w:cs="Times New Roman"/>
                <w:highlight w:val="yellow"/>
              </w:rPr>
            </w:rPrChange>
          </w:rPr>
          <w:delText xml:space="preserve">$F_{a,y}$</w:delText>
        </w:r>
      </w:del>
      <w:r>
        <w:rPr>
          <w:rFonts w:ascii="Cambria" w:hAnsi="Cambria"/>
          <w:sz w:val="20"/>
          <w:szCs w:val="20"/>
          <w:rPrChange w:id="371" w:author="Ai Kimoto" w:date="2026-05-18T17:50:00Z">
            <w:rPr>
              <w:highlight w:val="yellow"/>
            </w:rPr>
          </w:rPrChange>
        </w:rPr>
      </w:r>
    </w:p>
    <w:p>
      <w:pPr>
        <w:pStyle w:val="949"/>
        <w:numPr>
          <w:ilvl w:val="0"/>
          <w:numId w:val="1"/>
        </w:numPr>
        <w:pBdr/>
        <w:spacing w:after="0" w:line="240" w:lineRule="auto"/>
        <w:ind/>
        <w:jc w:val="both"/>
        <w:rPr>
          <w:rFonts w:ascii="Cambria" w:hAnsi="Cambria"/>
          <w:sz w:val="20"/>
          <w:szCs w:val="20"/>
          <w:rPrChange w:id="372" w:author="Ai Kimoto" w:date="2026-05-18T17:50:00Z">
            <w:rPr>
              <w:highlight w:val="yellow"/>
            </w:rPr>
          </w:rPrChange>
        </w:rPr>
        <w:pPrChange w:author="Ai Kimoto" w:date="2026-05-18T17:29:00Z" w:id="373">
          <w:pPr>
            <w:pStyle w:val="949"/>
            <w:numPr>
              <w:numId w:val="1"/>
            </w:numPr>
            <w:pBdr/>
            <w:spacing w:line="240" w:lineRule="auto"/>
            <w:ind w:hanging="360"/>
            <w:jc w:val="both"/>
          </w:pPr>
        </w:pPrChange>
      </w:pPr>
      <w:r>
        <w:rPr>
          <w:rFonts w:ascii="Cambria" w:hAnsi="Cambria" w:eastAsia="Times New Roman" w:cs="Times New Roman"/>
          <w:b/>
          <w:bCs/>
          <w:sz w:val="20"/>
          <w:szCs w:val="20"/>
          <w:rPrChange w:id="374" w:author="Ai Kimoto" w:date="2026-05-18T17:50:00Z">
            <w:rPr>
              <w:rFonts w:ascii="Times New Roman" w:hAnsi="Times New Roman" w:eastAsia="Times New Roman" w:cs="Times New Roman"/>
              <w:b/>
              <w:bCs/>
            </w:rPr>
          </w:rPrChange>
        </w:rPr>
        <w:t xml:space="preserve">Catchability </w:t>
      </w:r>
      <w:r>
        <w:rPr>
          <w:rFonts w:ascii="Cambria" w:hAnsi="Cambria" w:eastAsia="Times New Roman" w:cs="Times New Roman"/>
          <w:sz w:val="20"/>
          <w:szCs w:val="20"/>
          <w:rPrChange w:id="375" w:author="Ai Kimoto" w:date="2026-05-18T17:50:00Z">
            <w:rPr>
              <w:rFonts w:ascii="Times New Roman" w:hAnsi="Times New Roman" w:eastAsia="Times New Roman" w:cs="Times New Roman"/>
            </w:rPr>
          </w:rPrChange>
        </w:rPr>
        <w:t xml:space="preserve">(`</w:t>
      </w:r>
      <w:r>
        <w:rPr>
          <w:rFonts w:ascii="Cambria" w:hAnsi="Cambria" w:eastAsia="Times New Roman" w:cs="Times New Roman"/>
          <w:sz w:val="20"/>
          <w:szCs w:val="20"/>
          <w:rPrChange w:id="376" w:author="Ai Kimoto" w:date="2026-05-18T17:50:00Z">
            <w:rPr>
              <w:rFonts w:ascii="Times New Roman" w:hAnsi="Times New Roman" w:eastAsia="Times New Roman" w:cs="Times New Roman"/>
            </w:rPr>
          </w:rPrChange>
        </w:rPr>
        <w:t xml:space="preserve">qmodel</w:t>
      </w:r>
      <w:r>
        <w:rPr>
          <w:rFonts w:ascii="Cambria" w:hAnsi="Cambria" w:eastAsia="Times New Roman" w:cs="Times New Roman"/>
          <w:sz w:val="20"/>
          <w:szCs w:val="20"/>
          <w:rPrChange w:id="377" w:author="Ai Kimoto" w:date="2026-05-18T17:50:00Z">
            <w:rPr>
              <w:rFonts w:ascii="Times New Roman" w:hAnsi="Times New Roman" w:eastAsia="Times New Roman" w:cs="Times New Roman"/>
            </w:rPr>
          </w:rPrChange>
        </w:rPr>
        <w:t xml:space="preserve">`): model for abundance index catchability </w:t>
      </w:r>
      <m:oMath>
        <m:sSub>
          <m:sSubPr>
            <m:ctrlPr>
              <w:ins w:id="378" w:author="Ai Kimoto" w:date="2026-05-18T17:47:00Z"/>
            </m:ctrlPr>
          </m:sSubPr>
          <m:e>
            <m:r>
              <w:ins w:id="379" w:author="Ai Kimoto" w:date="2026-05-18T17:47:00Z">
                <w:rPr>
                  <w:rFonts w:ascii="Cambria Math" w:hAnsi="Cambria Math" w:eastAsia="Times New Roman" w:cs="Times New Roman"/>
                  <w:sz w:val="20"/>
                  <w:szCs w:val="20"/>
                </w:rPr>
                <m:rPr/>
                <m:t>Q</m:t>
              </w:ins>
            </m:r>
          </m:e>
          <m:sub>
            <m:r>
              <w:ins w:id="380" w:author="Ai Kimoto" w:date="2026-05-18T17:47:00Z">
                <w:rPr>
                  <w:rFonts w:ascii="Cambria Math" w:hAnsi="Cambria Math" w:eastAsia="Times New Roman" w:cs="Times New Roman"/>
                  <w:sz w:val="20"/>
                  <w:szCs w:val="20"/>
                </w:rPr>
                <m:rPr/>
                <m:t>a,y,s</m:t>
              </w:ins>
            </m:r>
          </m:sub>
        </m:sSub>
      </m:oMath>
      <w:del w:id="381" w:author="Ai Kimoto" w:date="2026-05-18T17:47:00Z">
        <w:r>
          <w:rPr>
            <w:rFonts w:ascii="Cambria" w:hAnsi="Cambria" w:eastAsia="Times New Roman" w:cs="Times New Roman"/>
            <w:sz w:val="20"/>
            <w:szCs w:val="20"/>
            <w:rPrChange w:id="382" w:author="Ai Kimoto" w:date="2026-05-18T17:50:00Z">
              <w:rPr>
                <w:rFonts w:ascii="Times New Roman" w:hAnsi="Times New Roman" w:eastAsia="Times New Roman" w:cs="Times New Roman"/>
                <w:highlight w:val="yellow"/>
              </w:rPr>
            </w:rPrChange>
          </w:rPr>
          <w:delText xml:space="preserve">$Q_{a,y,s}$</w:delText>
        </w:r>
      </w:del>
      <w:r>
        <w:rPr>
          <w:rFonts w:ascii="Cambria" w:hAnsi="Cambria"/>
          <w:sz w:val="20"/>
          <w:szCs w:val="20"/>
          <w:rPrChange w:id="383" w:author="Ai Kimoto" w:date="2026-05-18T17:50:00Z">
            <w:rPr>
              <w:highlight w:val="yellow"/>
            </w:rPr>
          </w:rPrChange>
        </w:rPr>
      </w:r>
    </w:p>
    <w:p>
      <w:pPr>
        <w:pStyle w:val="949"/>
        <w:numPr>
          <w:ilvl w:val="0"/>
          <w:numId w:val="1"/>
        </w:numPr>
        <w:pBdr/>
        <w:spacing w:after="0" w:line="240" w:lineRule="auto"/>
        <w:ind/>
        <w:jc w:val="both"/>
        <w:rPr>
          <w:rFonts w:ascii="Cambria" w:hAnsi="Cambria"/>
          <w:sz w:val="20"/>
          <w:szCs w:val="20"/>
          <w:rPrChange w:id="384" w:author="Ai Kimoto" w:date="2026-05-18T17:50:00Z">
            <w:rPr/>
          </w:rPrChange>
        </w:rPr>
        <w:pPrChange w:author="Ai Kimoto" w:date="2026-05-18T17:29:00Z" w:id="385">
          <w:pPr>
            <w:pStyle w:val="949"/>
            <w:numPr>
              <w:numId w:val="1"/>
            </w:numPr>
            <w:pBdr/>
            <w:spacing w:line="240" w:lineRule="auto"/>
            <w:ind w:hanging="360"/>
            <w:jc w:val="both"/>
          </w:pPr>
        </w:pPrChange>
      </w:pPr>
      <w:r>
        <w:rPr>
          <w:rFonts w:ascii="Cambria" w:hAnsi="Cambria" w:eastAsia="Times New Roman" w:cs="Times New Roman"/>
          <w:b/>
          <w:bCs/>
          <w:sz w:val="20"/>
          <w:szCs w:val="20"/>
          <w:rPrChange w:id="386" w:author="Ai Kimoto" w:date="2026-05-18T17:50:00Z">
            <w:rPr>
              <w:rFonts w:ascii="Times New Roman" w:hAnsi="Times New Roman" w:eastAsia="Times New Roman" w:cs="Times New Roman"/>
              <w:b/>
              <w:bCs/>
            </w:rPr>
          </w:rPrChange>
        </w:rPr>
        <w:t xml:space="preserve">Recruitment</w:t>
      </w:r>
      <w:r>
        <w:rPr>
          <w:rFonts w:ascii="Cambria" w:hAnsi="Cambria" w:eastAsia="Times New Roman" w:cs="Times New Roman"/>
          <w:sz w:val="20"/>
          <w:szCs w:val="20"/>
          <w:rPrChange w:id="387" w:author="Ai Kimoto" w:date="2026-05-18T17:50:00Z">
            <w:rPr>
              <w:rFonts w:ascii="Times New Roman" w:hAnsi="Times New Roman" w:eastAsia="Times New Roman" w:cs="Times New Roman"/>
            </w:rPr>
          </w:rPrChange>
        </w:rPr>
        <w:t xml:space="preserve"> (`</w:t>
      </w:r>
      <w:r>
        <w:rPr>
          <w:rFonts w:ascii="Cambria" w:hAnsi="Cambria" w:eastAsia="Times New Roman" w:cs="Times New Roman"/>
          <w:sz w:val="20"/>
          <w:szCs w:val="20"/>
          <w:rPrChange w:id="388" w:author="Ai Kimoto" w:date="2026-05-18T17:50:00Z">
            <w:rPr>
              <w:rFonts w:ascii="Times New Roman" w:hAnsi="Times New Roman" w:eastAsia="Times New Roman" w:cs="Times New Roman"/>
            </w:rPr>
          </w:rPrChange>
        </w:rPr>
        <w:t xml:space="preserve">srmodel</w:t>
      </w:r>
      <w:r>
        <w:rPr>
          <w:rFonts w:ascii="Cambria" w:hAnsi="Cambria" w:eastAsia="Times New Roman" w:cs="Times New Roman"/>
          <w:sz w:val="20"/>
          <w:szCs w:val="20"/>
          <w:rPrChange w:id="389" w:author="Ai Kimoto" w:date="2026-05-18T17:50:00Z">
            <w:rPr>
              <w:rFonts w:ascii="Times New Roman" w:hAnsi="Times New Roman" w:eastAsia="Times New Roman" w:cs="Times New Roman"/>
            </w:rPr>
          </w:rPrChange>
        </w:rPr>
        <w:t xml:space="preserve">`): stock–recruitment relationship (Ricker, </w:t>
      </w:r>
      <w:r>
        <w:rPr>
          <w:rFonts w:ascii="Cambria" w:hAnsi="Cambria" w:eastAsia="Times New Roman" w:cs="Times New Roman"/>
          <w:sz w:val="20"/>
          <w:szCs w:val="20"/>
          <w:rPrChange w:id="390" w:author="Ai Kimoto" w:date="2026-05-18T17:50:00Z">
            <w:rPr>
              <w:rFonts w:ascii="Times New Roman" w:hAnsi="Times New Roman" w:eastAsia="Times New Roman" w:cs="Times New Roman"/>
            </w:rPr>
          </w:rPrChange>
        </w:rPr>
        <w:t xml:space="preserve">Beverton</w:t>
      </w:r>
      <w:r>
        <w:rPr>
          <w:rFonts w:ascii="Cambria" w:hAnsi="Cambria" w:eastAsia="Times New Roman" w:cs="Times New Roman"/>
          <w:sz w:val="20"/>
          <w:szCs w:val="20"/>
          <w:rPrChange w:id="391" w:author="Ai Kimoto" w:date="2026-05-18T17:50:00Z">
            <w:rPr>
              <w:rFonts w:ascii="Times New Roman" w:hAnsi="Times New Roman" w:eastAsia="Times New Roman" w:cs="Times New Roman"/>
            </w:rPr>
          </w:rPrChange>
        </w:rPr>
        <w:t xml:space="preserve">-Holt, smooth hockey-stick, or geometric mean)</w:t>
      </w:r>
      <w:r>
        <w:rPr>
          <w:rFonts w:ascii="Cambria" w:hAnsi="Cambria"/>
          <w:sz w:val="20"/>
          <w:szCs w:val="20"/>
          <w:rPrChange w:id="392" w:author="Ai Kimoto" w:date="2026-05-18T17:50:00Z">
            <w:rPr/>
          </w:rPrChange>
        </w:rPr>
      </w:r>
    </w:p>
    <w:p>
      <w:pPr>
        <w:pStyle w:val="949"/>
        <w:numPr>
          <w:ilvl w:val="0"/>
          <w:numId w:val="1"/>
        </w:numPr>
        <w:pBdr/>
        <w:spacing w:after="0" w:line="240" w:lineRule="auto"/>
        <w:ind/>
        <w:jc w:val="both"/>
        <w:rPr>
          <w:rFonts w:ascii="Cambria" w:hAnsi="Cambria"/>
          <w:sz w:val="20"/>
          <w:szCs w:val="20"/>
          <w:rPrChange w:id="393" w:author="Ai Kimoto" w:date="2026-05-18T17:50:00Z">
            <w:rPr>
              <w:highlight w:val="yellow"/>
            </w:rPr>
          </w:rPrChange>
        </w:rPr>
        <w:pPrChange w:author="Ai Kimoto" w:date="2026-05-18T17:29:00Z" w:id="394">
          <w:pPr>
            <w:pStyle w:val="949"/>
            <w:numPr>
              <w:numId w:val="1"/>
            </w:numPr>
            <w:pBdr/>
            <w:spacing w:line="240" w:lineRule="auto"/>
            <w:ind w:hanging="360"/>
            <w:jc w:val="both"/>
          </w:pPr>
        </w:pPrChange>
      </w:pPr>
      <w:r>
        <w:rPr>
          <w:rFonts w:ascii="Cambria" w:hAnsi="Cambria" w:eastAsia="Times New Roman" w:cs="Times New Roman"/>
          <w:b/>
          <w:bCs/>
          <w:sz w:val="20"/>
          <w:szCs w:val="20"/>
          <w:rPrChange w:id="395" w:author="Ai Kimoto" w:date="2026-05-18T17:50:00Z">
            <w:rPr>
              <w:rFonts w:ascii="Times New Roman" w:hAnsi="Times New Roman" w:eastAsia="Times New Roman" w:cs="Times New Roman"/>
              <w:b/>
              <w:bCs/>
            </w:rPr>
          </w:rPrChange>
        </w:rPr>
        <w:t xml:space="preserve">Observation variance</w:t>
      </w:r>
      <w:r>
        <w:rPr>
          <w:rFonts w:ascii="Cambria" w:hAnsi="Cambria" w:eastAsia="Times New Roman" w:cs="Times New Roman"/>
          <w:sz w:val="20"/>
          <w:szCs w:val="20"/>
          <w:rPrChange w:id="396" w:author="Ai Kimoto" w:date="2026-05-18T17:50:00Z">
            <w:rPr>
              <w:rFonts w:ascii="Times New Roman" w:hAnsi="Times New Roman" w:eastAsia="Times New Roman" w:cs="Times New Roman"/>
            </w:rPr>
          </w:rPrChange>
        </w:rPr>
        <w:t xml:space="preserve"> (`</w:t>
      </w:r>
      <w:r>
        <w:rPr>
          <w:rFonts w:ascii="Cambria" w:hAnsi="Cambria" w:eastAsia="Times New Roman" w:cs="Times New Roman"/>
          <w:sz w:val="20"/>
          <w:szCs w:val="20"/>
          <w:rPrChange w:id="397" w:author="Ai Kimoto" w:date="2026-05-18T17:50:00Z">
            <w:rPr>
              <w:rFonts w:ascii="Times New Roman" w:hAnsi="Times New Roman" w:eastAsia="Times New Roman" w:cs="Times New Roman"/>
            </w:rPr>
          </w:rPrChange>
        </w:rPr>
        <w:t xml:space="preserve">vmodel</w:t>
      </w:r>
      <w:r>
        <w:rPr>
          <w:rFonts w:ascii="Cambria" w:hAnsi="Cambria" w:eastAsia="Times New Roman" w:cs="Times New Roman"/>
          <w:sz w:val="20"/>
          <w:szCs w:val="20"/>
          <w:rPrChange w:id="398" w:author="Ai Kimoto" w:date="2026-05-18T17:50:00Z">
            <w:rPr>
              <w:rFonts w:ascii="Times New Roman" w:hAnsi="Times New Roman" w:eastAsia="Times New Roman" w:cs="Times New Roman"/>
            </w:rPr>
          </w:rPrChange>
        </w:rPr>
        <w:t xml:space="preserve">`): models for </w:t>
      </w:r>
      <m:oMath>
        <m:sSubSup>
          <m:sSubSupPr>
            <m:alnScr m:val="off"/>
            <m:ctrlPr>
              <w:ins w:id="399" w:author="Ai Kimoto" w:date="2026-05-18T17:48:00Z"/>
            </m:ctrlPr>
          </m:sSubSupPr>
          <m:e>
            <m:r>
              <w:ins w:id="400" w:author="Ai Kimoto" w:date="2026-05-18T17:48:00Z">
                <w:rPr>
                  <w:rFonts w:ascii="Cambria Math" w:hAnsi="Cambria Math" w:eastAsia="Times New Roman" w:cs="Times New Roman"/>
                  <w:sz w:val="20"/>
                  <w:szCs w:val="20"/>
                </w:rPr>
                <m:rPr/>
                <m:t>σ</m:t>
              </w:ins>
            </m:r>
          </m:e>
          <m:sub>
            <m:r>
              <w:ins w:id="401" w:author="Ai Kimoto" w:date="2026-05-18T17:48:00Z">
                <w:rPr>
                  <w:rFonts w:ascii="Cambria Math" w:hAnsi="Cambria Math" w:eastAsia="Times New Roman" w:cs="Times New Roman"/>
                  <w:sz w:val="20"/>
                  <w:szCs w:val="20"/>
                </w:rPr>
                <m:rPr/>
                <m:t>a,y</m:t>
              </w:ins>
            </m:r>
          </m:sub>
          <m:sup>
            <m:r>
              <w:ins w:id="402" w:author="Ai Kimoto" w:date="2026-05-18T17:48:00Z">
                <w:rPr>
                  <w:rFonts w:ascii="Cambria Math" w:hAnsi="Cambria Math" w:eastAsia="Times New Roman" w:cs="Times New Roman"/>
                  <w:sz w:val="20"/>
                  <w:szCs w:val="20"/>
                </w:rPr>
                <m:rPr/>
                <m:t>2</m:t>
              </w:ins>
            </m:r>
          </m:sup>
        </m:sSubSup>
      </m:oMath>
      <w:del w:id="403" w:author="Ai Kimoto" w:date="2026-05-18T17:48:00Z">
        <w:r>
          <w:rPr>
            <w:rFonts w:ascii="Cambria" w:hAnsi="Cambria" w:eastAsia="Times New Roman" w:cs="Times New Roman"/>
            <w:sz w:val="20"/>
            <w:szCs w:val="20"/>
            <w:rPrChange w:id="404" w:author="Ai Kimoto" w:date="2026-05-18T17:50:00Z">
              <w:rPr>
                <w:rFonts w:ascii="Times New Roman" w:hAnsi="Times New Roman" w:eastAsia="Times New Roman" w:cs="Times New Roman"/>
                <w:highlight w:val="yellow"/>
              </w:rPr>
            </w:rPrChange>
          </w:rPr>
          <w:delText xml:space="preserve">$\sigma^2_{a,y}$</w:delText>
        </w:r>
      </w:del>
      <w:r>
        <w:rPr>
          <w:rFonts w:ascii="Cambria" w:hAnsi="Cambria" w:eastAsia="Times New Roman" w:cs="Times New Roman"/>
          <w:sz w:val="20"/>
          <w:szCs w:val="20"/>
          <w:rPrChange w:id="405" w:author="Ai Kimoto" w:date="2026-05-18T17:50:00Z">
            <w:rPr>
              <w:rFonts w:ascii="Times New Roman" w:hAnsi="Times New Roman" w:eastAsia="Times New Roman" w:cs="Times New Roman"/>
            </w:rPr>
          </w:rPrChange>
        </w:rPr>
        <w:t xml:space="preserve"> and </w:t>
      </w:r>
      <m:oMath>
        <m:sSubSup>
          <m:sSubSupPr>
            <m:alnScr m:val="off"/>
            <m:ctrlPr>
              <w:ins w:id="406" w:author="Ai Kimoto" w:date="2026-05-18T17:48:00Z"/>
            </m:ctrlPr>
          </m:sSubSupPr>
          <m:e>
            <m:r>
              <w:ins w:id="407" w:author="Ai Kimoto" w:date="2026-05-18T17:48:00Z">
                <w:rPr>
                  <w:rFonts w:ascii="Cambria Math" w:hAnsi="Cambria Math" w:eastAsia="Times New Roman" w:cs="Times New Roman"/>
                  <w:sz w:val="20"/>
                  <w:szCs w:val="20"/>
                </w:rPr>
                <m:rPr/>
                <m:t>σ</m:t>
              </w:ins>
            </m:r>
          </m:e>
          <m:sub>
            <m:r>
              <w:ins w:id="408" w:author="Ai Kimoto" w:date="2026-05-18T17:48:00Z">
                <w:rPr>
                  <w:rFonts w:ascii="Cambria Math" w:hAnsi="Cambria Math" w:eastAsia="Times New Roman" w:cs="Times New Roman"/>
                  <w:sz w:val="20"/>
                  <w:szCs w:val="20"/>
                </w:rPr>
                <m:rPr/>
                <m:t>a,y,s</m:t>
              </w:ins>
            </m:r>
          </m:sub>
          <m:sup>
            <m:r>
              <w:ins w:id="409" w:author="Ai Kimoto" w:date="2026-05-18T17:48:00Z">
                <w:rPr>
                  <w:rFonts w:ascii="Cambria Math" w:hAnsi="Cambria Math" w:eastAsia="Times New Roman" w:cs="Times New Roman"/>
                  <w:sz w:val="20"/>
                  <w:szCs w:val="20"/>
                </w:rPr>
                <m:rPr/>
                <m:t>2</m:t>
              </w:ins>
            </m:r>
          </m:sup>
        </m:sSubSup>
      </m:oMath>
      <w:del w:id="410" w:author="Ai Kimoto" w:date="2026-05-18T17:48:00Z">
        <w:r>
          <w:rPr>
            <w:rFonts w:ascii="Cambria" w:hAnsi="Cambria" w:eastAsia="Times New Roman" w:cs="Times New Roman"/>
            <w:sz w:val="20"/>
            <w:szCs w:val="20"/>
            <w:rPrChange w:id="411" w:author="Ai Kimoto" w:date="2026-05-18T17:50:00Z">
              <w:rPr>
                <w:rFonts w:ascii="Times New Roman" w:hAnsi="Times New Roman" w:eastAsia="Times New Roman" w:cs="Times New Roman"/>
                <w:highlight w:val="yellow"/>
              </w:rPr>
            </w:rPrChange>
          </w:rPr>
          <w:delText xml:space="preserve">$\sigma^2_{a,y,s}$</w:delText>
        </w:r>
      </w:del>
      <w:r>
        <w:rPr>
          <w:rFonts w:ascii="Cambria" w:hAnsi="Cambria"/>
          <w:sz w:val="20"/>
          <w:szCs w:val="20"/>
          <w:rPrChange w:id="412" w:author="Ai Kimoto" w:date="2026-05-18T17:50:00Z">
            <w:rPr>
              <w:highlight w:val="yellow"/>
            </w:rPr>
          </w:rPrChange>
        </w:rPr>
      </w:r>
    </w:p>
    <w:p>
      <w:pPr>
        <w:pStyle w:val="949"/>
        <w:numPr>
          <w:ilvl w:val="0"/>
          <w:numId w:val="1"/>
        </w:numPr>
        <w:pBdr/>
        <w:spacing w:after="0" w:line="240" w:lineRule="auto"/>
        <w:ind/>
        <w:jc w:val="both"/>
        <w:rPr>
          <w:rFonts w:ascii="Cambria" w:hAnsi="Cambria" w:eastAsia="Times New Roman" w:cs="Times New Roman"/>
          <w:sz w:val="20"/>
          <w:szCs w:val="20"/>
          <w:rPrChange w:id="413" w:author="Ai Kimoto" w:date="2026-05-18T17:50:00Z">
            <w:rPr>
              <w:rFonts w:ascii="Times New Roman" w:hAnsi="Times New Roman" w:eastAsia="Times New Roman" w:cs="Times New Roman"/>
              <w:highlight w:val="yellow"/>
            </w:rPr>
          </w:rPrChange>
        </w:rPr>
        <w:pPrChange w:author="Ai Kimoto" w:date="2026-05-18T17:29:00Z" w:id="414">
          <w:pPr>
            <w:pStyle w:val="949"/>
            <w:numPr>
              <w:numId w:val="1"/>
            </w:numPr>
            <w:pBdr/>
            <w:spacing w:line="240" w:lineRule="auto"/>
            <w:ind w:hanging="360"/>
            <w:jc w:val="both"/>
          </w:pPr>
        </w:pPrChange>
      </w:pPr>
      <w:r>
        <w:rPr>
          <w:rFonts w:ascii="Cambria" w:hAnsi="Cambria" w:eastAsia="Times New Roman" w:cs="Times New Roman"/>
          <w:b/>
          <w:bCs/>
          <w:sz w:val="20"/>
          <w:szCs w:val="20"/>
          <w:rPrChange w:id="415" w:author="Ai Kimoto" w:date="2026-05-18T17:50:00Z">
            <w:rPr>
              <w:rFonts w:ascii="Times New Roman" w:hAnsi="Times New Roman" w:eastAsia="Times New Roman" w:cs="Times New Roman"/>
              <w:b/>
              <w:bCs/>
            </w:rPr>
          </w:rPrChange>
        </w:rPr>
        <w:t xml:space="preserve">Initial population</w:t>
      </w:r>
      <w:r>
        <w:rPr>
          <w:rFonts w:ascii="Cambria" w:hAnsi="Cambria" w:eastAsia="Times New Roman" w:cs="Times New Roman"/>
          <w:sz w:val="20"/>
          <w:szCs w:val="20"/>
          <w:rPrChange w:id="416" w:author="Ai Kimoto" w:date="2026-05-18T17:50:00Z">
            <w:rPr>
              <w:rFonts w:ascii="Times New Roman" w:hAnsi="Times New Roman" w:eastAsia="Times New Roman" w:cs="Times New Roman"/>
            </w:rPr>
          </w:rPrChange>
        </w:rPr>
        <w:t xml:space="preserve"> (`n1model`): model for </w:t>
      </w:r>
      <m:oMath>
        <m:sSub>
          <m:sSubPr>
            <m:ctrlPr>
              <w:ins w:id="417" w:author="Ai Kimoto" w:date="2026-05-18T17:48:00Z"/>
            </m:ctrlPr>
          </m:sSubPr>
          <m:e>
            <m:r>
              <w:ins w:id="418" w:author="Ai Kimoto" w:date="2026-05-18T17:48:00Z">
                <w:rPr>
                  <w:rFonts w:ascii="Cambria Math" w:hAnsi="Cambria Math" w:eastAsia="Times New Roman" w:cs="Times New Roman"/>
                  <w:sz w:val="20"/>
                  <w:szCs w:val="20"/>
                </w:rPr>
                <m:rPr/>
                <m:t>N</m:t>
              </w:ins>
            </m:r>
          </m:e>
          <m:sub>
            <m:r>
              <w:ins w:id="419" w:author="Ai Kimoto" w:date="2026-05-18T17:48:00Z">
                <w:rPr>
                  <w:rFonts w:ascii="Cambria Math" w:hAnsi="Cambria Math" w:eastAsia="Times New Roman" w:cs="Times New Roman"/>
                  <w:sz w:val="20"/>
                  <w:szCs w:val="20"/>
                </w:rPr>
                <m:rPr/>
                <m:t>a,y</m:t>
              </w:ins>
            </m:r>
          </m:sub>
        </m:sSub>
        <m:r>
          <w:ins w:id="420" w:author="Ai Kimoto" w:date="2026-05-18T17:48:00Z">
            <w:rPr>
              <w:rFonts w:ascii="Cambria Math" w:hAnsi="Cambria Math" w:eastAsia="Times New Roman" w:cs="Times New Roman"/>
              <w:sz w:val="20"/>
              <w:szCs w:val="20"/>
            </w:rPr>
            <m:rPr/>
            <m:t>=1</m:t>
          </w:ins>
        </m:r>
      </m:oMath>
      <w:del w:id="421" w:author="Ai Kimoto" w:date="2026-05-18T17:48:00Z">
        <w:r>
          <w:rPr>
            <w:rFonts w:ascii="Cambria" w:hAnsi="Cambria" w:eastAsia="Times New Roman" w:cs="Times New Roman"/>
            <w:sz w:val="20"/>
            <w:szCs w:val="20"/>
            <w:rPrChange w:id="422" w:author="Ai Kimoto" w:date="2026-05-18T17:50:00Z">
              <w:rPr>
                <w:rFonts w:ascii="Times New Roman" w:hAnsi="Times New Roman" w:eastAsia="Times New Roman" w:cs="Times New Roman"/>
                <w:highlight w:val="yellow"/>
              </w:rPr>
            </w:rPrChange>
          </w:rPr>
          <w:delText xml:space="preserve">$N_{a,y=1}$</w:delText>
        </w:r>
      </w:del>
      <w:r>
        <w:rPr>
          <w:rFonts w:ascii="Cambria" w:hAnsi="Cambria" w:eastAsia="Times New Roman" w:cs="Times New Roman"/>
          <w:sz w:val="20"/>
          <w:szCs w:val="20"/>
          <w:rPrChange w:id="423" w:author="Ai Kimoto" w:date="2026-05-18T17:50:00Z">
            <w:rPr>
              <w:rFonts w:ascii="Times New Roman" w:hAnsi="Times New Roman" w:eastAsia="Times New Roman" w:cs="Times New Roman"/>
              <w:highlight w:val="yellow"/>
            </w:rPr>
          </w:rPrChange>
        </w:rPr>
      </w:r>
    </w:p>
    <w:p>
      <w:pPr>
        <w:pBdr/>
        <w:spacing w:after="0" w:line="240" w:lineRule="auto"/>
        <w:ind/>
        <w:jc w:val="both"/>
        <w:rPr>
          <w:ins w:id="424" w:author="Ai Kimoto" w:date="2026-05-18T17:50:00Z"/>
          <w:rFonts w:ascii="Cambria" w:hAnsi="Cambria" w:eastAsia="Times New Roman" w:cs="Times New Roman"/>
          <w:sz w:val="20"/>
          <w:szCs w:val="20"/>
        </w:rPr>
      </w:pPr>
      <w:r>
        <w:rPr>
          <w:rFonts w:ascii="Cambria" w:hAnsi="Cambria" w:eastAsia="Times New Roman" w:cs="Times New Roman"/>
          <w:sz w:val="20"/>
          <w:szCs w:val="20"/>
        </w:rPr>
      </w:r>
      <w:ins w:id="425" w:author="Ai Kimoto" w:date="2026-05-18T17:50:00Z">
        <w:r>
          <w:rPr>
            <w:rFonts w:ascii="Cambria" w:hAnsi="Cambria" w:eastAsia="Times New Roman" w:cs="Times New Roman"/>
            <w:sz w:val="20"/>
            <w:szCs w:val="20"/>
          </w:rPr>
        </w:r>
      </w:ins>
    </w:p>
    <w:p>
      <w:pPr>
        <w:pBdr/>
        <w:spacing w:after="0" w:line="240" w:lineRule="auto"/>
        <w:ind/>
        <w:jc w:val="both"/>
        <w:rPr>
          <w:ins w:id="426" w:author="Ai Kimoto" w:date="2026-05-18T17:51:00Z"/>
          <w:rFonts w:ascii="Cambria" w:hAnsi="Cambria" w:eastAsia="Times New Roman" w:cs="Times New Roman"/>
          <w:sz w:val="20"/>
          <w:szCs w:val="20"/>
        </w:rPr>
      </w:pPr>
      <w:r>
        <w:rPr>
          <w:rFonts w:ascii="Cambria" w:hAnsi="Cambria" w:eastAsia="Times New Roman" w:cs="Times New Roman"/>
          <w:sz w:val="20"/>
          <w:szCs w:val="20"/>
          <w:rPrChange w:id="427" w:author="Ai Kimoto" w:date="2026-05-18T17:50:00Z">
            <w:rPr>
              <w:rFonts w:ascii="Times New Roman" w:hAnsi="Times New Roman" w:eastAsia="Times New Roman" w:cs="Times New Roman"/>
            </w:rPr>
          </w:rPrChange>
        </w:rPr>
        <w:t xml:space="preserve">Using this approach, log-transformed quantities are parameterized as linear combinations of age and year covariates, including spline smoothers from the `</w:t>
      </w:r>
      <w:r>
        <w:rPr>
          <w:rFonts w:ascii="Cambria" w:hAnsi="Cambria" w:eastAsia="Times New Roman" w:cs="Times New Roman"/>
          <w:sz w:val="20"/>
          <w:szCs w:val="20"/>
          <w:rPrChange w:id="428" w:author="Ai Kimoto" w:date="2026-05-18T17:50:00Z">
            <w:rPr>
              <w:rFonts w:ascii="Times New Roman" w:hAnsi="Times New Roman" w:eastAsia="Times New Roman" w:cs="Times New Roman"/>
            </w:rPr>
          </w:rPrChange>
        </w:rPr>
        <w:t xml:space="preserve">mgcv</w:t>
      </w:r>
      <w:r>
        <w:rPr>
          <w:rFonts w:ascii="Cambria" w:hAnsi="Cambria" w:eastAsia="Times New Roman" w:cs="Times New Roman"/>
          <w:sz w:val="20"/>
          <w:szCs w:val="20"/>
          <w:rPrChange w:id="429" w:author="Ai Kimoto" w:date="2026-05-18T17:50:00Z">
            <w:rPr>
              <w:rFonts w:ascii="Times New Roman" w:hAnsi="Times New Roman" w:eastAsia="Times New Roman" w:cs="Times New Roman"/>
            </w:rPr>
          </w:rPrChange>
        </w:rPr>
        <w:t xml:space="preserve">` package. For example, fishing mortality on the log scale is expressed as:</w:t>
      </w:r>
      <w:ins w:id="430" w:author="Ai Kimoto" w:date="2026-05-18T17:51:00Z">
        <w:r>
          <w:rPr>
            <w:rFonts w:ascii="Cambria" w:hAnsi="Cambria" w:eastAsia="Times New Roman" w:cs="Times New Roman"/>
            <w:sz w:val="20"/>
            <w:szCs w:val="20"/>
          </w:rPr>
        </w:r>
      </w:ins>
    </w:p>
    <w:p>
      <w:pPr>
        <w:pBdr/>
        <w:spacing w:after="0" w:line="240" w:lineRule="auto"/>
        <w:ind/>
        <w:jc w:val="both"/>
        <w:rPr>
          <w:rFonts w:ascii="Cambria" w:hAnsi="Cambria" w:eastAsia="Times New Roman" w:cs="Times New Roman"/>
          <w:sz w:val="20"/>
          <w:szCs w:val="20"/>
          <w:rPrChange w:id="431" w:author="Ai Kimoto" w:date="2026-05-18T17:50:00Z">
            <w:rPr>
              <w:rFonts w:ascii="Times New Roman" w:hAnsi="Times New Roman" w:eastAsia="Times New Roman" w:cs="Times New Roman"/>
            </w:rPr>
          </w:rPrChange>
        </w:rPr>
        <w:pPrChange w:author="Ai Kimoto" w:date="2026-05-18T17:29:00Z" w:id="432">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433" w:author="Ai Kimoto" w:date="2026-05-18T17:50:00Z">
            <w:rPr>
              <w:rFonts w:ascii="Times New Roman" w:hAnsi="Times New Roman" w:eastAsia="Times New Roman" w:cs="Times New Roman"/>
            </w:rPr>
          </w:rPrChange>
        </w:rPr>
      </w:r>
    </w:p>
    <w:p>
      <w:pPr>
        <w:pBdr/>
        <w:spacing w:after="0" w:line="240" w:lineRule="auto"/>
        <w:ind/>
        <w:jc w:val="both"/>
        <w:rPr>
          <w:del w:id="435" w:author="Ai Kimoto" w:date="2026-05-18T17:48:00Z"/>
          <w:rFonts w:ascii="Cambria" w:hAnsi="Cambria"/>
          <w:sz w:val="20"/>
          <w:szCs w:val="20"/>
          <w:rPrChange w:id="434" w:author="Ai Kimoto" w:date="2026-05-18T17:50:00Z">
            <w:rPr>
              <w:highlight w:val="yellow"/>
            </w:rPr>
          </w:rPrChange>
        </w:rPr>
        <w:pPrChange w:author="Ai Kimoto" w:date="2026-05-18T17:29:00Z" w:id="436">
          <w:pPr>
            <w:pBdr/>
            <w:spacing w:line="240" w:lineRule="auto"/>
            <w:ind/>
            <w:jc w:val="both"/>
          </w:pPr>
        </w:pPrChange>
      </w:pPr>
      <w:del w:id="437" w:author="Ai Kimoto" w:date="2026-05-18T17:48:00Z">
        <w:r>
          <w:rPr>
            <w:rFonts w:ascii="Cambria" w:hAnsi="Cambria" w:eastAsia="Times New Roman" w:cs="Times New Roman"/>
            <w:sz w:val="20"/>
            <w:szCs w:val="20"/>
            <w:rPrChange w:id="438" w:author="Ai Kimoto" w:date="2026-05-18T17:50:00Z">
              <w:rPr>
                <w:rFonts w:ascii="Times New Roman" w:hAnsi="Times New Roman" w:eastAsia="Times New Roman" w:cs="Times New Roman"/>
                <w:highlight w:val="yellow"/>
              </w:rPr>
            </w:rPrChange>
          </w:rPr>
          <w:delText xml:space="preserve">$$</w:delText>
        </w:r>
      </w:del>
      <w:del w:id="439" w:author="Ai Kimoto" w:date="2026-05-18T17:48:00Z">
        <w:r>
          <w:rPr>
            <w:rFonts w:ascii="Cambria" w:hAnsi="Cambria"/>
            <w:sz w:val="20"/>
            <w:szCs w:val="20"/>
            <w:rPrChange w:id="440" w:author="Ai Kimoto" w:date="2026-05-18T17:50:00Z">
              <w:rPr>
                <w:highlight w:val="yellow"/>
              </w:rPr>
            </w:rPrChange>
          </w:rPr>
        </w:r>
      </w:del>
    </w:p>
    <w:p>
      <w:pPr>
        <w:pBdr/>
        <w:spacing w:after="0" w:line="240" w:lineRule="auto"/>
        <w:ind/>
        <w:jc w:val="both"/>
        <w:rPr>
          <w:del w:id="442" w:author="Ai Kimoto" w:date="2026-05-18T17:48:00Z"/>
          <w:rFonts w:ascii="Cambria" w:hAnsi="Cambria"/>
          <w:sz w:val="20"/>
          <w:szCs w:val="20"/>
          <w:rPrChange w:id="441" w:author="Ai Kimoto" w:date="2026-05-18T17:50:00Z">
            <w:rPr>
              <w:highlight w:val="yellow"/>
            </w:rPr>
          </w:rPrChange>
        </w:rPr>
        <w:pPrChange w:author="Ai Kimoto" w:date="2026-05-18T17:29:00Z" w:id="443">
          <w:pPr>
            <w:pBdr/>
            <w:spacing w:line="240" w:lineRule="auto"/>
            <w:ind/>
            <w:jc w:val="both"/>
          </w:pPr>
        </w:pPrChange>
      </w:pPr>
      <w:del w:id="444" w:author="Ai Kimoto" w:date="2026-05-18T17:48:00Z">
        <w:r>
          <w:rPr>
            <w:rFonts w:ascii="Cambria" w:hAnsi="Cambria" w:eastAsia="Times New Roman" w:cs="Times New Roman"/>
            <w:sz w:val="20"/>
            <w:szCs w:val="20"/>
            <w:rPrChange w:id="445" w:author="Ai Kimoto" w:date="2026-05-18T17:50:00Z">
              <w:rPr>
                <w:rFonts w:ascii="Times New Roman" w:hAnsi="Times New Roman" w:eastAsia="Times New Roman" w:cs="Times New Roman"/>
                <w:highlight w:val="yellow"/>
              </w:rPr>
            </w:rPrChange>
          </w:rPr>
          <w:delText xml:space="preserve">\log F_{a,y} = \sum_k \beta_k x_{a,y,k}</w:delText>
        </w:r>
      </w:del>
      <w:del w:id="446" w:author="Ai Kimoto" w:date="2026-05-18T17:48:00Z">
        <w:r>
          <w:rPr>
            <w:rFonts w:ascii="Cambria" w:hAnsi="Cambria"/>
            <w:sz w:val="20"/>
            <w:szCs w:val="20"/>
            <w:rPrChange w:id="447" w:author="Ai Kimoto" w:date="2026-05-18T17:50:00Z">
              <w:rPr>
                <w:highlight w:val="yellow"/>
              </w:rPr>
            </w:rPrChange>
          </w:rPr>
        </w:r>
      </w:del>
    </w:p>
    <w:p>
      <w:pPr>
        <w:pBdr/>
        <w:spacing w:after="0" w:line="240" w:lineRule="auto"/>
        <w:ind/>
        <w:jc w:val="center"/>
        <w:rPr>
          <w:ins w:id="448" w:author="Ai Kimoto" w:date="2026-05-18T17:51:00Z"/>
          <w:rFonts w:ascii="Cambria" w:hAnsi="Cambria" w:eastAsia="Times New Roman" w:cs="Times New Roman"/>
          <w:sz w:val="20"/>
          <w:szCs w:val="20"/>
        </w:rPr>
      </w:pPr>
      <w:del w:id="449" w:author="Ai Kimoto" w:date="2026-05-18T17:48:00Z">
        <w:r>
          <w:rPr>
            <w:rFonts w:ascii="Cambria" w:hAnsi="Cambria" w:eastAsia="Times New Roman" w:cs="Times New Roman"/>
            <w:sz w:val="20"/>
            <w:szCs w:val="20"/>
            <w:rPrChange w:id="450" w:author="Ai Kimoto" w:date="2026-05-18T17:50:00Z">
              <w:rPr>
                <w:rFonts w:ascii="Times New Roman" w:hAnsi="Times New Roman" w:eastAsia="Times New Roman" w:cs="Times New Roman"/>
                <w:highlight w:val="yellow"/>
              </w:rPr>
            </w:rPrChange>
          </w:rPr>
          <w:delText xml:space="preserve">$$</w:delText>
        </w:r>
      </w:del>
      <m:oMath>
        <m:r>
          <w:ins w:id="451" w:author="Ai Kimoto" w:date="2026-05-18T17:48:00Z">
            <w:rPr>
              <w:rFonts w:ascii="Cambria Math" w:hAnsi="Cambria Math" w:eastAsia="Times New Roman" w:cs="Times New Roman"/>
              <w:sz w:val="20"/>
              <w:szCs w:val="20"/>
            </w:rPr>
            <m:rPr/>
            <m:t>log</m:t>
          </w:ins>
        </m:r>
        <m:sSub>
          <m:sSubPr>
            <m:ctrlPr>
              <w:ins w:id="452" w:author="Ai Kimoto" w:date="2026-05-18T17:49:00Z"/>
            </m:ctrlPr>
          </m:sSubPr>
          <m:e>
            <m:r>
              <w:ins w:id="453" w:author="Ai Kimoto" w:date="2026-05-18T17:49:00Z">
                <w:rPr>
                  <w:rFonts w:ascii="Cambria Math" w:hAnsi="Cambria Math" w:eastAsia="Times New Roman" w:cs="Times New Roman"/>
                  <w:sz w:val="20"/>
                  <w:szCs w:val="20"/>
                </w:rPr>
                <m:rPr/>
                <m:t>F</m:t>
              </w:ins>
            </m:r>
          </m:e>
          <m:sub>
            <m:r>
              <w:ins w:id="454" w:author="Ai Kimoto" w:date="2026-05-18T17:49:00Z">
                <w:rPr>
                  <w:rFonts w:ascii="Cambria Math" w:hAnsi="Cambria Math" w:eastAsia="Times New Roman" w:cs="Times New Roman"/>
                  <w:sz w:val="20"/>
                  <w:szCs w:val="20"/>
                </w:rPr>
                <m:rPr/>
                <m:t>a,y</m:t>
              </w:ins>
            </m:r>
          </m:sub>
        </m:sSub>
        <m:r>
          <w:ins w:id="455" w:author="Ai Kimoto" w:date="2026-05-18T17:49:00Z">
            <w:rPr>
              <w:rFonts w:ascii="Cambria Math" w:hAnsi="Cambria Math" w:eastAsia="Times New Roman" w:cs="Times New Roman"/>
              <w:sz w:val="20"/>
              <w:szCs w:val="20"/>
            </w:rPr>
            <m:rPr/>
            <m:t>=</m:t>
          </w:ins>
        </m:r>
        <m:nary>
          <m:naryPr>
            <m:chr m:val="∑"/>
            <m:grow m:val="off"/>
            <m:limLoc m:val="undOvr"/>
            <m:supHide m:val="on"/>
            <m:ctrlPr>
              <w:ins w:id="456" w:author="Ai Kimoto" w:date="2026-05-18T17:49:00Z"/>
            </m:ctrlPr>
          </m:naryPr>
          <m:sub>
            <m:r>
              <w:ins w:id="457" w:author="Ai Kimoto" w:date="2026-05-18T17:49:00Z">
                <w:rPr>
                  <w:rFonts w:ascii="Cambria Math" w:hAnsi="Cambria Math" w:eastAsia="Times New Roman" w:cs="Times New Roman"/>
                  <w:sz w:val="20"/>
                  <w:szCs w:val="20"/>
                </w:rPr>
                <m:rPr/>
                <m:t>k</m:t>
              </w:ins>
            </m:r>
          </m:sub>
          <m:sup/>
          <m:e>
            <m:sSub>
              <m:sSubPr>
                <m:ctrlPr>
                  <w:ins w:id="458" w:author="Ai Kimoto" w:date="2026-05-18T17:49:00Z"/>
                </m:ctrlPr>
              </m:sSubPr>
              <m:e>
                <m:r>
                  <w:ins w:id="459" w:author="Ai Kimoto" w:date="2026-05-18T17:49:00Z">
                    <w:rPr>
                      <w:rFonts w:ascii="Cambria Math" w:hAnsi="Cambria Math" w:eastAsia="Times New Roman" w:cs="Times New Roman"/>
                      <w:sz w:val="20"/>
                      <w:szCs w:val="20"/>
                    </w:rPr>
                    <m:rPr/>
                    <m:t>β</m:t>
                  </w:ins>
                </m:r>
              </m:e>
              <m:sub>
                <m:r>
                  <w:ins w:id="460" w:author="Ai Kimoto" w:date="2026-05-18T17:49:00Z">
                    <w:rPr>
                      <w:rFonts w:ascii="Cambria Math" w:hAnsi="Cambria Math" w:eastAsia="Times New Roman" w:cs="Times New Roman"/>
                      <w:sz w:val="20"/>
                      <w:szCs w:val="20"/>
                    </w:rPr>
                    <m:rPr/>
                    <m:t>k</m:t>
                  </w:ins>
                </m:r>
              </m:sub>
            </m:sSub>
            <m:sSub>
              <m:sSubPr>
                <m:ctrlPr>
                  <w:ins w:id="461" w:author="Ai Kimoto" w:date="2026-05-18T17:49:00Z"/>
                </m:ctrlPr>
              </m:sSubPr>
              <m:e>
                <m:r>
                  <w:ins w:id="462" w:author="Ai Kimoto" w:date="2026-05-18T17:50:00Z">
                    <w:rPr>
                      <w:rFonts w:ascii="Cambria Math" w:hAnsi="Cambria Math" w:eastAsia="Times New Roman" w:cs="Times New Roman"/>
                      <w:sz w:val="20"/>
                      <w:szCs w:val="20"/>
                    </w:rPr>
                    <m:rPr/>
                    <m:t>x</m:t>
                  </w:ins>
                </m:r>
              </m:e>
              <m:sub>
                <m:r>
                  <w:ins w:id="463" w:author="Ai Kimoto" w:date="2026-05-18T17:50:00Z">
                    <w:rPr>
                      <w:rFonts w:ascii="Cambria Math" w:hAnsi="Cambria Math" w:eastAsia="Times New Roman" w:cs="Times New Roman"/>
                      <w:sz w:val="20"/>
                      <w:szCs w:val="20"/>
                    </w:rPr>
                    <m:rPr/>
                    <m:t>a,y,k</m:t>
                  </w:ins>
                </m:r>
              </m:sub>
            </m:sSub>
          </m:e>
        </m:nary>
      </m:oMath>
      <w:r/>
      <w:ins w:id="464" w:author="Ai Kimoto" w:date="2026-05-18T17:51:00Z">
        <w:r>
          <w:rPr>
            <w:rFonts w:ascii="Cambria" w:hAnsi="Cambria" w:eastAsia="Times New Roman" w:cs="Times New Roman"/>
            <w:sz w:val="20"/>
            <w:szCs w:val="20"/>
          </w:rPr>
        </w:r>
      </w:ins>
    </w:p>
    <w:p>
      <w:pPr>
        <w:pBdr/>
        <w:spacing w:after="0" w:line="240" w:lineRule="auto"/>
        <w:ind/>
        <w:jc w:val="center"/>
        <w:rPr>
          <w:rFonts w:ascii="Cambria" w:hAnsi="Cambria" w:eastAsia="Times New Roman" w:cs="Times New Roman"/>
          <w:sz w:val="20"/>
          <w:szCs w:val="20"/>
          <w:rPrChange w:id="465" w:author="Ai Kimoto" w:date="2026-05-18T17:50:00Z">
            <w:rPr>
              <w:rFonts w:ascii="Times New Roman" w:hAnsi="Times New Roman" w:eastAsia="Times New Roman" w:cs="Times New Roman"/>
              <w:highlight w:val="yellow"/>
            </w:rPr>
          </w:rPrChange>
        </w:rPr>
        <w:pPrChange w:author="Ai Kimoto" w:date="2026-05-18T17:50:00Z" w:id="466">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467" w:author="Ai Kimoto" w:date="2026-05-18T17:50:00Z">
            <w:rPr>
              <w:rFonts w:ascii="Times New Roman" w:hAnsi="Times New Roman" w:eastAsia="Times New Roman" w:cs="Times New Roman"/>
              <w:highlight w:val="yellow"/>
            </w:rPr>
          </w:rPrChange>
        </w:rPr>
      </w:r>
    </w:p>
    <w:p>
      <w:pPr>
        <w:pBdr/>
        <w:spacing w:after="0" w:line="240" w:lineRule="auto"/>
        <w:ind/>
        <w:jc w:val="both"/>
        <w:rPr>
          <w:rFonts w:ascii="Cambria" w:hAnsi="Cambria" w:eastAsia="Times New Roman" w:cs="Times New Roman"/>
          <w:sz w:val="20"/>
          <w:szCs w:val="20"/>
          <w:rPrChange w:id="468" w:author="Ai Kimoto" w:date="2026-05-18T17:30:00Z">
            <w:rPr>
              <w:rFonts w:ascii="Times New Roman" w:hAnsi="Times New Roman" w:eastAsia="Times New Roman" w:cs="Times New Roman"/>
            </w:rPr>
          </w:rPrChange>
        </w:rPr>
        <w:pPrChange w:author="Ai Kimoto" w:date="2026-05-18T17:29:00Z" w:id="469">
          <w:pPr>
            <w:pBdr/>
            <w:spacing w:line="240" w:lineRule="auto"/>
            <w:ind/>
            <w:jc w:val="both"/>
          </w:pPr>
        </w:pPrChange>
      </w:pPr>
      <w:r>
        <w:rPr>
          <w:rFonts w:ascii="Cambria" w:hAnsi="Cambria" w:eastAsia="Times New Roman" w:cs="Times New Roman"/>
          <w:sz w:val="20"/>
          <w:szCs w:val="20"/>
          <w:rPrChange w:id="470" w:author="Ai Kimoto" w:date="2026-05-18T17:30:00Z">
            <w:rPr>
              <w:rFonts w:ascii="Times New Roman" w:hAnsi="Times New Roman" w:eastAsia="Times New Roman" w:cs="Times New Roman"/>
            </w:rPr>
          </w:rPrChange>
        </w:rPr>
        <w:t xml:space="preserve">This reduces the parameter space while allowing structured, interpretable models.</w:t>
      </w:r>
      <w:r>
        <w:rPr>
          <w:rFonts w:ascii="Cambria" w:hAnsi="Cambria" w:eastAsia="Times New Roman" w:cs="Times New Roman"/>
          <w:sz w:val="20"/>
          <w:szCs w:val="20"/>
          <w:rPrChange w:id="471" w:author="Ai Kimoto" w:date="2026-05-18T17:30:00Z">
            <w:rPr>
              <w:rFonts w:ascii="Times New Roman" w:hAnsi="Times New Roman" w:eastAsia="Times New Roman" w:cs="Times New Roman"/>
            </w:rPr>
          </w:rPrChange>
        </w:rPr>
      </w:r>
    </w:p>
    <w:p>
      <w:pPr>
        <w:pBdr/>
        <w:spacing w:after="0" w:line="240" w:lineRule="auto"/>
        <w:ind/>
        <w:jc w:val="both"/>
        <w:rPr>
          <w:ins w:id="472"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473" w:author="Ai Kimoto" w:date="2026-05-18T17:31:00Z">
        <w:r>
          <w:rPr>
            <w:rFonts w:ascii="Cambria" w:hAnsi="Cambria" w:eastAsia="Times New Roman" w:cs="Times New Roman"/>
            <w:b/>
            <w:bCs/>
            <w:sz w:val="20"/>
            <w:szCs w:val="20"/>
          </w:rPr>
        </w:r>
      </w:ins>
    </w:p>
    <w:p>
      <w:pPr>
        <w:pBdr/>
        <w:spacing w:after="0" w:line="240" w:lineRule="auto"/>
        <w:ind/>
        <w:jc w:val="both"/>
        <w:rPr>
          <w:ins w:id="474"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475" w:author="Ai Kimoto" w:date="2026-05-18T17:30:00Z">
            <w:rPr>
              <w:rFonts w:ascii="Times New Roman" w:hAnsi="Times New Roman" w:eastAsia="Times New Roman" w:cs="Times New Roman"/>
              <w:b/>
              <w:bCs/>
            </w:rPr>
          </w:rPrChange>
        </w:rPr>
        <w:t xml:space="preserve">Multi-Stage Modelling Approach</w:t>
      </w:r>
      <w:ins w:id="476"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477" w:author="Ai Kimoto" w:date="2026-05-18T17:30:00Z">
            <w:rPr>
              <w:b/>
              <w:bCs/>
            </w:rPr>
          </w:rPrChange>
        </w:rPr>
        <w:pPrChange w:author="Ai Kimoto" w:date="2026-05-18T17:29:00Z" w:id="478">
          <w:pPr>
            <w:pBdr/>
            <w:spacing w:line="240" w:lineRule="auto"/>
            <w:ind/>
            <w:jc w:val="both"/>
          </w:pPr>
        </w:pPrChange>
      </w:pPr>
      <w:r>
        <w:rPr>
          <w:rFonts w:ascii="Cambria" w:hAnsi="Cambria"/>
          <w:b/>
          <w:bCs/>
          <w:sz w:val="20"/>
          <w:szCs w:val="20"/>
        </w:rPr>
      </w:r>
      <w:r>
        <w:rPr>
          <w:rFonts w:ascii="Cambria" w:hAnsi="Cambria"/>
          <w:b/>
          <w:bCs/>
          <w:sz w:val="20"/>
          <w:szCs w:val="20"/>
          <w:rPrChange w:id="479" w:author="Ai Kimoto" w:date="2026-05-18T17:30:00Z">
            <w:rPr>
              <w:b/>
              <w:bCs/>
            </w:rPr>
          </w:rPrChange>
        </w:rPr>
      </w:r>
    </w:p>
    <w:p>
      <w:pPr>
        <w:pBdr/>
        <w:spacing w:after="0" w:line="240" w:lineRule="auto"/>
        <w:ind/>
        <w:jc w:val="both"/>
        <w:rPr>
          <w:rFonts w:ascii="Cambria" w:hAnsi="Cambria" w:eastAsia="Times New Roman" w:cs="Times New Roman"/>
          <w:sz w:val="20"/>
          <w:szCs w:val="20"/>
          <w:rPrChange w:id="480" w:author="Ai Kimoto" w:date="2026-05-18T17:30:00Z">
            <w:rPr>
              <w:rFonts w:ascii="Times New Roman" w:hAnsi="Times New Roman" w:eastAsia="Times New Roman" w:cs="Times New Roman"/>
            </w:rPr>
          </w:rPrChange>
        </w:rPr>
        <w:pPrChange w:author="Ai Kimoto" w:date="2026-05-18T17:29:00Z" w:id="481">
          <w:pPr>
            <w:pBdr/>
            <w:spacing w:line="240" w:lineRule="auto"/>
            <w:ind/>
            <w:jc w:val="both"/>
          </w:pPr>
        </w:pPrChange>
      </w:pPr>
      <w:r>
        <w:rPr>
          <w:rFonts w:ascii="Cambria" w:hAnsi="Cambria" w:eastAsia="Times New Roman" w:cs="Times New Roman"/>
          <w:sz w:val="20"/>
          <w:szCs w:val="20"/>
          <w:rPrChange w:id="482" w:author="Ai Kimoto" w:date="2026-05-18T17:30:00Z">
            <w:rPr>
              <w:rFonts w:ascii="Times New Roman" w:hAnsi="Times New Roman" w:eastAsia="Times New Roman" w:cs="Times New Roman"/>
            </w:rPr>
          </w:rPrChange>
        </w:rPr>
        <w:t xml:space="preserve">The a4a framework adopts a </w:t>
      </w:r>
      <w:r>
        <w:rPr>
          <w:rFonts w:ascii="Cambria" w:hAnsi="Cambria" w:eastAsia="Times New Roman" w:cs="Times New Roman"/>
          <w:b/>
          <w:bCs/>
          <w:sz w:val="20"/>
          <w:szCs w:val="20"/>
          <w:rPrChange w:id="483" w:author="Ai Kimoto" w:date="2026-05-18T17:30:00Z">
            <w:rPr>
              <w:rFonts w:ascii="Times New Roman" w:hAnsi="Times New Roman" w:eastAsia="Times New Roman" w:cs="Times New Roman"/>
              <w:b/>
              <w:bCs/>
            </w:rPr>
          </w:rPrChange>
        </w:rPr>
        <w:t xml:space="preserve">multi-stage modelling approach</w:t>
      </w:r>
      <w:r>
        <w:rPr>
          <w:rFonts w:ascii="Cambria" w:hAnsi="Cambria" w:eastAsia="Times New Roman" w:cs="Times New Roman"/>
          <w:sz w:val="20"/>
          <w:szCs w:val="20"/>
          <w:rPrChange w:id="484" w:author="Ai Kimoto" w:date="2026-05-18T17:30:00Z">
            <w:rPr>
              <w:rFonts w:ascii="Times New Roman" w:hAnsi="Times New Roman" w:eastAsia="Times New Roman" w:cs="Times New Roman"/>
            </w:rPr>
          </w:rPrChange>
        </w:rPr>
        <w:t xml:space="preserve">. Prior to fitting the stock assessment model, individual growth (via the `a4aGr` class and von </w:t>
      </w:r>
      <w:r>
        <w:rPr>
          <w:rFonts w:ascii="Cambria" w:hAnsi="Cambria" w:eastAsia="Times New Roman" w:cs="Times New Roman"/>
          <w:sz w:val="20"/>
          <w:szCs w:val="20"/>
          <w:rPrChange w:id="485" w:author="Ai Kimoto" w:date="2026-05-18T17:30:00Z">
            <w:rPr>
              <w:rFonts w:ascii="Times New Roman" w:hAnsi="Times New Roman" w:eastAsia="Times New Roman" w:cs="Times New Roman"/>
            </w:rPr>
          </w:rPrChange>
        </w:rPr>
        <w:t xml:space="preserve">Bertalanffy</w:t>
      </w:r>
      <w:r>
        <w:rPr>
          <w:rFonts w:ascii="Cambria" w:hAnsi="Cambria" w:eastAsia="Times New Roman" w:cs="Times New Roman"/>
          <w:sz w:val="20"/>
          <w:szCs w:val="20"/>
          <w:rPrChange w:id="486" w:author="Ai Kimoto" w:date="2026-05-18T17:30:00Z">
            <w:rPr>
              <w:rFonts w:ascii="Times New Roman" w:hAnsi="Times New Roman" w:eastAsia="Times New Roman" w:cs="Times New Roman"/>
            </w:rPr>
          </w:rPrChange>
        </w:rPr>
        <w:t xml:space="preserve"> or other models), natural mortality (via the `a4aM` class), and length-to-age conversion (via the `l2a` method using stochastic slicing) are handled independently. This reduces parameter confounding, decreases computational demands, and prov</w:t>
      </w:r>
      <w:r>
        <w:rPr>
          <w:rFonts w:ascii="Cambria" w:hAnsi="Cambria" w:eastAsia="Times New Roman" w:cs="Times New Roman"/>
          <w:sz w:val="20"/>
          <w:szCs w:val="20"/>
          <w:rPrChange w:id="487" w:author="Ai Kimoto" w:date="2026-05-18T17:30:00Z">
            <w:rPr>
              <w:rFonts w:ascii="Times New Roman" w:hAnsi="Times New Roman" w:eastAsia="Times New Roman" w:cs="Times New Roman"/>
            </w:rPr>
          </w:rPrChange>
        </w:rPr>
        <w:t xml:space="preserve">ides an intuitive pathway to propagate biological uncertainty into the overall stock assessment. Uncertainty in growth and natural mortality parameters is incorporated using multivariate normal distributions, triangle distributions, or statistical copulas.</w:t>
      </w:r>
      <w:r>
        <w:rPr>
          <w:rFonts w:ascii="Cambria" w:hAnsi="Cambria" w:eastAsia="Times New Roman" w:cs="Times New Roman"/>
          <w:sz w:val="20"/>
          <w:szCs w:val="20"/>
          <w:rPrChange w:id="488" w:author="Ai Kimoto" w:date="2026-05-18T17:30:00Z">
            <w:rPr>
              <w:rFonts w:ascii="Times New Roman" w:hAnsi="Times New Roman" w:eastAsia="Times New Roman" w:cs="Times New Roman"/>
            </w:rPr>
          </w:rPrChange>
        </w:rPr>
      </w:r>
    </w:p>
    <w:p>
      <w:pPr>
        <w:pBdr/>
        <w:spacing w:after="0" w:line="240" w:lineRule="auto"/>
        <w:ind/>
        <w:jc w:val="both"/>
        <w:rPr>
          <w:ins w:id="489"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490" w:author="Ai Kimoto" w:date="2026-05-18T17:31:00Z">
        <w:r>
          <w:rPr>
            <w:rFonts w:ascii="Cambria" w:hAnsi="Cambria" w:eastAsia="Times New Roman" w:cs="Times New Roman"/>
            <w:b/>
            <w:bCs/>
            <w:sz w:val="20"/>
            <w:szCs w:val="20"/>
          </w:rPr>
        </w:r>
      </w:ins>
    </w:p>
    <w:p>
      <w:pPr>
        <w:pBdr/>
        <w:spacing w:after="0" w:line="240" w:lineRule="auto"/>
        <w:ind/>
        <w:jc w:val="both"/>
        <w:rPr>
          <w:ins w:id="491"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492" w:author="Ai Kimoto" w:date="2026-05-18T17:30:00Z">
            <w:rPr>
              <w:rFonts w:ascii="Times New Roman" w:hAnsi="Times New Roman" w:eastAsia="Times New Roman" w:cs="Times New Roman"/>
              <w:b/>
              <w:bCs/>
              <w:sz w:val="24"/>
              <w:szCs w:val="24"/>
            </w:rPr>
          </w:rPrChange>
        </w:rPr>
        <w:t xml:space="preserve">Main Advantages of a4a</w:t>
      </w:r>
      <w:ins w:id="493"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494" w:author="Ai Kimoto" w:date="2026-05-18T17:30:00Z">
            <w:rPr>
              <w:b/>
              <w:bCs/>
              <w:sz w:val="24"/>
              <w:szCs w:val="24"/>
            </w:rPr>
          </w:rPrChange>
        </w:rPr>
        <w:pPrChange w:author="Ai Kimoto" w:date="2026-05-18T17:29:00Z" w:id="495">
          <w:pPr>
            <w:pBdr/>
            <w:spacing w:line="240" w:lineRule="auto"/>
            <w:ind/>
            <w:jc w:val="both"/>
          </w:pPr>
        </w:pPrChange>
      </w:pPr>
      <w:r>
        <w:rPr>
          <w:rFonts w:ascii="Cambria" w:hAnsi="Cambria"/>
          <w:b/>
          <w:bCs/>
          <w:sz w:val="20"/>
          <w:szCs w:val="20"/>
        </w:rPr>
      </w:r>
      <w:r>
        <w:rPr>
          <w:rFonts w:ascii="Cambria" w:hAnsi="Cambria"/>
          <w:b/>
          <w:bCs/>
          <w:sz w:val="20"/>
          <w:szCs w:val="20"/>
          <w:rPrChange w:id="496" w:author="Ai Kimoto" w:date="2026-05-18T17:30:00Z">
            <w:rPr>
              <w:b/>
              <w:bCs/>
              <w:sz w:val="24"/>
              <w:szCs w:val="24"/>
            </w:rPr>
          </w:rPrChange>
        </w:rPr>
      </w:r>
    </w:p>
    <w:p>
      <w:pPr>
        <w:pBdr/>
        <w:spacing w:after="0" w:line="240" w:lineRule="auto"/>
        <w:ind/>
        <w:jc w:val="both"/>
        <w:rPr>
          <w:rFonts w:ascii="Cambria" w:hAnsi="Cambria"/>
          <w:sz w:val="20"/>
          <w:szCs w:val="20"/>
          <w:rPrChange w:id="497" w:author="Ai Kimoto" w:date="2026-05-18T17:30:00Z">
            <w:rPr/>
          </w:rPrChange>
        </w:rPr>
        <w:pPrChange w:author="Ai Kimoto" w:date="2026-05-18T17:29:00Z" w:id="498">
          <w:pPr>
            <w:pBdr/>
            <w:spacing w:line="240" w:lineRule="auto"/>
            <w:ind/>
            <w:jc w:val="both"/>
          </w:pPr>
        </w:pPrChange>
      </w:pPr>
      <w:r>
        <w:rPr>
          <w:rFonts w:ascii="Cambria" w:hAnsi="Cambria" w:eastAsia="Times New Roman" w:cs="Times New Roman"/>
          <w:sz w:val="20"/>
          <w:szCs w:val="20"/>
          <w:rPrChange w:id="499" w:author="Ai Kimoto" w:date="2026-05-18T17:30:00Z">
            <w:rPr>
              <w:rFonts w:ascii="Times New Roman" w:hAnsi="Times New Roman" w:eastAsia="Times New Roman" w:cs="Times New Roman"/>
            </w:rPr>
          </w:rPrChange>
        </w:rPr>
        <w:t xml:space="preserve">The main advantages of the a4a framework for application to ICCAT stocks are:</w:t>
      </w:r>
      <w:r>
        <w:rPr>
          <w:rFonts w:ascii="Cambria" w:hAnsi="Cambria"/>
          <w:sz w:val="20"/>
          <w:szCs w:val="20"/>
          <w:rPrChange w:id="500" w:author="Ai Kimoto" w:date="2026-05-18T17:30:00Z">
            <w:rPr/>
          </w:rPrChange>
        </w:rPr>
      </w:r>
    </w:p>
    <w:p>
      <w:pPr>
        <w:pStyle w:val="949"/>
        <w:numPr>
          <w:ilvl w:val="0"/>
          <w:numId w:val="2"/>
        </w:numPr>
        <w:pBdr/>
        <w:spacing w:after="0" w:line="240" w:lineRule="auto"/>
        <w:ind/>
        <w:jc w:val="both"/>
        <w:rPr>
          <w:rFonts w:ascii="Cambria" w:hAnsi="Cambria"/>
          <w:sz w:val="20"/>
          <w:szCs w:val="20"/>
          <w:rPrChange w:id="501" w:author="Ai Kimoto" w:date="2026-05-18T17:30:00Z">
            <w:rPr/>
          </w:rPrChange>
        </w:rPr>
        <w:pPrChange w:author="Ai Kimoto" w:date="2026-05-18T17:29:00Z" w:id="502">
          <w:pPr>
            <w:pStyle w:val="949"/>
            <w:numPr>
              <w:numId w:val="2"/>
            </w:numPr>
            <w:pBdr/>
            <w:spacing w:line="240" w:lineRule="auto"/>
            <w:ind w:hanging="360"/>
            <w:jc w:val="both"/>
          </w:pPr>
        </w:pPrChange>
      </w:pPr>
      <w:r>
        <w:rPr>
          <w:rFonts w:ascii="Cambria" w:hAnsi="Cambria" w:eastAsia="Times New Roman" w:cs="Times New Roman"/>
          <w:b/>
          <w:bCs/>
          <w:sz w:val="20"/>
          <w:szCs w:val="20"/>
          <w:rPrChange w:id="503" w:author="Ai Kimoto" w:date="2026-05-18T17:30:00Z">
            <w:rPr>
              <w:rFonts w:ascii="Times New Roman" w:hAnsi="Times New Roman" w:eastAsia="Times New Roman" w:cs="Times New Roman"/>
              <w:b/>
              <w:bCs/>
            </w:rPr>
          </w:rPrChange>
        </w:rPr>
        <w:t xml:space="preserve">Flexibility through formula-based </w:t>
      </w:r>
      <w:r>
        <w:rPr>
          <w:rFonts w:ascii="Cambria" w:hAnsi="Cambria" w:eastAsia="Times New Roman" w:cs="Times New Roman"/>
          <w:b/>
          <w:bCs/>
          <w:sz w:val="20"/>
          <w:szCs w:val="20"/>
          <w:rPrChange w:id="504" w:author="Ai Kimoto" w:date="2026-05-18T17:30:00Z">
            <w:rPr>
              <w:rFonts w:ascii="Times New Roman" w:hAnsi="Times New Roman" w:eastAsia="Times New Roman" w:cs="Times New Roman"/>
              <w:b/>
              <w:bCs/>
            </w:rPr>
          </w:rPrChange>
        </w:rPr>
        <w:t xml:space="preserve">submodels</w:t>
      </w:r>
      <w:r>
        <w:rPr>
          <w:rFonts w:ascii="Cambria" w:hAnsi="Cambria" w:eastAsia="Times New Roman" w:cs="Times New Roman"/>
          <w:b/>
          <w:bCs/>
          <w:sz w:val="20"/>
          <w:szCs w:val="20"/>
          <w:rPrChange w:id="505" w:author="Ai Kimoto" w:date="2026-05-18T17:30:00Z">
            <w:rPr>
              <w:rFonts w:ascii="Times New Roman" w:hAnsi="Times New Roman" w:eastAsia="Times New Roman" w:cs="Times New Roman"/>
              <w:b/>
              <w:bCs/>
            </w:rPr>
          </w:rPrChange>
        </w:rPr>
        <w:t xml:space="preserve">:</w:t>
      </w:r>
      <w:r>
        <w:rPr>
          <w:rFonts w:ascii="Cambria" w:hAnsi="Cambria" w:eastAsia="Times New Roman" w:cs="Times New Roman"/>
          <w:sz w:val="20"/>
          <w:szCs w:val="20"/>
          <w:rPrChange w:id="506" w:author="Ai Kimoto" w:date="2026-05-18T17:30:00Z">
            <w:rPr>
              <w:rFonts w:ascii="Times New Roman" w:hAnsi="Times New Roman" w:eastAsia="Times New Roman" w:cs="Times New Roman"/>
            </w:rPr>
          </w:rPrChange>
        </w:rPr>
        <w:t xml:space="preserve"> all key quantities are specified using standard R formula syntax (including GAMs), enabling a wide range of model structures without requiring hard-coded options.</w:t>
      </w:r>
      <w:r>
        <w:rPr>
          <w:rFonts w:ascii="Cambria" w:hAnsi="Cambria"/>
          <w:sz w:val="20"/>
          <w:szCs w:val="20"/>
          <w:rPrChange w:id="507" w:author="Ai Kimoto" w:date="2026-05-18T17:30:00Z">
            <w:rPr/>
          </w:rPrChange>
        </w:rPr>
      </w:r>
    </w:p>
    <w:p>
      <w:pPr>
        <w:pStyle w:val="949"/>
        <w:numPr>
          <w:ilvl w:val="0"/>
          <w:numId w:val="2"/>
        </w:numPr>
        <w:pBdr/>
        <w:spacing w:after="0" w:line="240" w:lineRule="auto"/>
        <w:ind/>
        <w:jc w:val="both"/>
        <w:rPr>
          <w:rFonts w:ascii="Cambria" w:hAnsi="Cambria"/>
          <w:sz w:val="20"/>
          <w:szCs w:val="20"/>
          <w:rPrChange w:id="508" w:author="Ai Kimoto" w:date="2026-05-18T17:30:00Z">
            <w:rPr/>
          </w:rPrChange>
        </w:rPr>
        <w:pPrChange w:author="Ai Kimoto" w:date="2026-05-18T17:29:00Z" w:id="509">
          <w:pPr>
            <w:pStyle w:val="949"/>
            <w:numPr>
              <w:numId w:val="2"/>
            </w:numPr>
            <w:pBdr/>
            <w:spacing w:line="240" w:lineRule="auto"/>
            <w:ind w:hanging="360"/>
            <w:jc w:val="both"/>
          </w:pPr>
        </w:pPrChange>
      </w:pPr>
      <w:r>
        <w:rPr>
          <w:rFonts w:ascii="Cambria" w:hAnsi="Cambria" w:eastAsia="Times New Roman" w:cs="Times New Roman"/>
          <w:b/>
          <w:bCs/>
          <w:sz w:val="20"/>
          <w:szCs w:val="20"/>
          <w:rPrChange w:id="510" w:author="Ai Kimoto" w:date="2026-05-18T17:30:00Z">
            <w:rPr>
              <w:rFonts w:ascii="Times New Roman" w:hAnsi="Times New Roman" w:eastAsia="Times New Roman" w:cs="Times New Roman"/>
              <w:b/>
              <w:bCs/>
            </w:rPr>
          </w:rPrChange>
        </w:rPr>
        <w:t xml:space="preserve">Uncertainty quantification:</w:t>
      </w:r>
      <w:r>
        <w:rPr>
          <w:rFonts w:ascii="Cambria" w:hAnsi="Cambria" w:eastAsia="Times New Roman" w:cs="Times New Roman"/>
          <w:sz w:val="20"/>
          <w:szCs w:val="20"/>
          <w:rPrChange w:id="511" w:author="Ai Kimoto" w:date="2026-05-18T17:30:00Z">
            <w:rPr>
              <w:rFonts w:ascii="Times New Roman" w:hAnsi="Times New Roman" w:eastAsia="Times New Roman" w:cs="Times New Roman"/>
            </w:rPr>
          </w:rPrChange>
        </w:rPr>
        <w:t xml:space="preserve"> parameter uncertainty is fully propagated via MLE with variance-covariance inversion, MCMC (via ADMB), and simulation methods.</w:t>
      </w:r>
      <w:r>
        <w:rPr>
          <w:rFonts w:ascii="Cambria" w:hAnsi="Cambria"/>
          <w:sz w:val="20"/>
          <w:szCs w:val="20"/>
          <w:rPrChange w:id="512" w:author="Ai Kimoto" w:date="2026-05-18T17:30:00Z">
            <w:rPr/>
          </w:rPrChange>
        </w:rPr>
      </w:r>
    </w:p>
    <w:p>
      <w:pPr>
        <w:pStyle w:val="949"/>
        <w:numPr>
          <w:ilvl w:val="0"/>
          <w:numId w:val="2"/>
        </w:numPr>
        <w:pBdr/>
        <w:spacing w:after="0" w:line="240" w:lineRule="auto"/>
        <w:ind/>
        <w:jc w:val="both"/>
        <w:rPr>
          <w:rFonts w:ascii="Cambria" w:hAnsi="Cambria"/>
          <w:sz w:val="20"/>
          <w:szCs w:val="20"/>
          <w:rPrChange w:id="513" w:author="Ai Kimoto" w:date="2026-05-18T17:30:00Z">
            <w:rPr/>
          </w:rPrChange>
        </w:rPr>
        <w:pPrChange w:author="Ai Kimoto" w:date="2026-05-18T17:29:00Z" w:id="514">
          <w:pPr>
            <w:pStyle w:val="949"/>
            <w:numPr>
              <w:numId w:val="2"/>
            </w:numPr>
            <w:pBdr/>
            <w:spacing w:line="240" w:lineRule="auto"/>
            <w:ind w:hanging="360"/>
            <w:jc w:val="both"/>
          </w:pPr>
        </w:pPrChange>
      </w:pPr>
      <w:r>
        <w:rPr>
          <w:rFonts w:ascii="Cambria" w:hAnsi="Cambria" w:eastAsia="Times New Roman" w:cs="Times New Roman"/>
          <w:b/>
          <w:bCs/>
          <w:sz w:val="20"/>
          <w:szCs w:val="20"/>
          <w:rPrChange w:id="515" w:author="Ai Kimoto" w:date="2026-05-18T17:30:00Z">
            <w:rPr>
              <w:rFonts w:ascii="Times New Roman" w:hAnsi="Times New Roman" w:eastAsia="Times New Roman" w:cs="Times New Roman"/>
              <w:b/>
              <w:bCs/>
            </w:rPr>
          </w:rPrChange>
        </w:rPr>
        <w:t xml:space="preserve">MSE and forecasting ready:</w:t>
      </w:r>
      <w:r>
        <w:rPr>
          <w:rFonts w:ascii="Cambria" w:hAnsi="Cambria" w:eastAsia="Times New Roman" w:cs="Times New Roman"/>
          <w:sz w:val="20"/>
          <w:szCs w:val="20"/>
          <w:rPrChange w:id="516" w:author="Ai Kimoto" w:date="2026-05-18T17:30:00Z">
            <w:rPr>
              <w:rFonts w:ascii="Times New Roman" w:hAnsi="Times New Roman" w:eastAsia="Times New Roman" w:cs="Times New Roman"/>
            </w:rPr>
          </w:rPrChange>
        </w:rPr>
        <w:t xml:space="preserve"> the framework includes projection tools, harvest control rules (HCR), and a dedicated MP fitting mode optimized for use in Management Strategy Evaluations.</w:t>
      </w:r>
      <w:r>
        <w:rPr>
          <w:rFonts w:ascii="Cambria" w:hAnsi="Cambria"/>
          <w:sz w:val="20"/>
          <w:szCs w:val="20"/>
          <w:rPrChange w:id="517" w:author="Ai Kimoto" w:date="2026-05-18T17:30:00Z">
            <w:rPr/>
          </w:rPrChange>
        </w:rPr>
      </w:r>
    </w:p>
    <w:p>
      <w:pPr>
        <w:pStyle w:val="949"/>
        <w:numPr>
          <w:ilvl w:val="0"/>
          <w:numId w:val="2"/>
        </w:numPr>
        <w:pBdr/>
        <w:spacing w:after="0" w:line="240" w:lineRule="auto"/>
        <w:ind/>
        <w:jc w:val="both"/>
        <w:rPr>
          <w:rFonts w:ascii="Cambria" w:hAnsi="Cambria"/>
          <w:sz w:val="20"/>
          <w:szCs w:val="20"/>
          <w:rPrChange w:id="518" w:author="Ai Kimoto" w:date="2026-05-18T17:30:00Z">
            <w:rPr/>
          </w:rPrChange>
        </w:rPr>
        <w:pPrChange w:author="Ai Kimoto" w:date="2026-05-18T17:29:00Z" w:id="519">
          <w:pPr>
            <w:pStyle w:val="949"/>
            <w:numPr>
              <w:numId w:val="2"/>
            </w:numPr>
            <w:pBdr/>
            <w:spacing w:line="240" w:lineRule="auto"/>
            <w:ind w:hanging="360"/>
            <w:jc w:val="both"/>
          </w:pPr>
        </w:pPrChange>
      </w:pPr>
      <w:r>
        <w:rPr>
          <w:rFonts w:ascii="Cambria" w:hAnsi="Cambria" w:eastAsia="Times New Roman" w:cs="Times New Roman"/>
          <w:b/>
          <w:bCs/>
          <w:sz w:val="20"/>
          <w:szCs w:val="20"/>
          <w:rPrChange w:id="520" w:author="Ai Kimoto" w:date="2026-05-18T17:30:00Z">
            <w:rPr>
              <w:rFonts w:ascii="Times New Roman" w:hAnsi="Times New Roman" w:eastAsia="Times New Roman" w:cs="Times New Roman"/>
              <w:b/>
              <w:bCs/>
            </w:rPr>
          </w:rPrChange>
        </w:rPr>
        <w:t xml:space="preserve">Comprehensive diagnostics:</w:t>
      </w:r>
      <w:r>
        <w:rPr>
          <w:rFonts w:ascii="Cambria" w:hAnsi="Cambria" w:eastAsia="Times New Roman" w:cs="Times New Roman"/>
          <w:sz w:val="20"/>
          <w:szCs w:val="20"/>
          <w:rPrChange w:id="521" w:author="Ai Kimoto" w:date="2026-05-18T17:30:00Z">
            <w:rPr>
              <w:rFonts w:ascii="Times New Roman" w:hAnsi="Times New Roman" w:eastAsia="Times New Roman" w:cs="Times New Roman"/>
            </w:rPr>
          </w:rPrChange>
        </w:rPr>
        <w:t xml:space="preserve"> residuals (standardized, Pearson, raw deviances), retrospective analysis (Mohn's rho), hindcast (MASE score), predictive skill plots, and aggregated catch diagnostics are all implemented.</w:t>
      </w:r>
      <w:r>
        <w:rPr>
          <w:rFonts w:ascii="Cambria" w:hAnsi="Cambria"/>
          <w:sz w:val="20"/>
          <w:szCs w:val="20"/>
          <w:rPrChange w:id="522" w:author="Ai Kimoto" w:date="2026-05-18T17:30:00Z">
            <w:rPr/>
          </w:rPrChange>
        </w:rPr>
      </w:r>
    </w:p>
    <w:p>
      <w:pPr>
        <w:pStyle w:val="949"/>
        <w:numPr>
          <w:ilvl w:val="0"/>
          <w:numId w:val="2"/>
        </w:numPr>
        <w:pBdr/>
        <w:spacing w:after="0" w:line="240" w:lineRule="auto"/>
        <w:ind/>
        <w:jc w:val="both"/>
        <w:rPr>
          <w:rFonts w:ascii="Cambria" w:hAnsi="Cambria"/>
          <w:sz w:val="20"/>
          <w:szCs w:val="20"/>
          <w:rPrChange w:id="523" w:author="Ai Kimoto" w:date="2026-05-18T17:30:00Z">
            <w:rPr/>
          </w:rPrChange>
        </w:rPr>
        <w:pPrChange w:author="Ai Kimoto" w:date="2026-05-18T17:29:00Z" w:id="524">
          <w:pPr>
            <w:pStyle w:val="949"/>
            <w:numPr>
              <w:numId w:val="2"/>
            </w:numPr>
            <w:pBdr/>
            <w:spacing w:line="240" w:lineRule="auto"/>
            <w:ind w:hanging="360"/>
            <w:jc w:val="both"/>
          </w:pPr>
        </w:pPrChange>
      </w:pPr>
      <w:r>
        <w:rPr>
          <w:rFonts w:ascii="Cambria" w:hAnsi="Cambria" w:eastAsia="Times New Roman" w:cs="Times New Roman"/>
          <w:b/>
          <w:bCs/>
          <w:sz w:val="20"/>
          <w:szCs w:val="20"/>
          <w:rPrChange w:id="525" w:author="Ai Kimoto" w:date="2026-05-18T17:30:00Z">
            <w:rPr>
              <w:rFonts w:ascii="Times New Roman" w:hAnsi="Times New Roman" w:eastAsia="Times New Roman" w:cs="Times New Roman"/>
              <w:b/>
              <w:bCs/>
            </w:rPr>
          </w:rPrChange>
        </w:rPr>
        <w:t xml:space="preserve">Scalability:</w:t>
      </w:r>
      <w:r>
        <w:rPr>
          <w:rFonts w:ascii="Cambria" w:hAnsi="Cambria" w:eastAsia="Times New Roman" w:cs="Times New Roman"/>
          <w:sz w:val="20"/>
          <w:szCs w:val="20"/>
          <w:rPrChange w:id="526" w:author="Ai Kimoto" w:date="2026-05-18T17:30:00Z">
            <w:rPr>
              <w:rFonts w:ascii="Times New Roman" w:hAnsi="Times New Roman" w:eastAsia="Times New Roman" w:cs="Times New Roman"/>
            </w:rPr>
          </w:rPrChange>
        </w:rPr>
        <w:t xml:space="preserve"> a4a was designed to assess large numbers of stocks rapidly, an important feature for ICCAT given the diversity of migratory species under its mandate.</w:t>
      </w:r>
      <w:r>
        <w:rPr>
          <w:rFonts w:ascii="Cambria" w:hAnsi="Cambria"/>
          <w:sz w:val="20"/>
          <w:szCs w:val="20"/>
          <w:rPrChange w:id="527" w:author="Ai Kimoto" w:date="2026-05-18T17:30:00Z">
            <w:rPr/>
          </w:rPrChange>
        </w:rPr>
      </w:r>
    </w:p>
    <w:p>
      <w:pPr>
        <w:pStyle w:val="949"/>
        <w:numPr>
          <w:ilvl w:val="0"/>
          <w:numId w:val="2"/>
        </w:numPr>
        <w:pBdr/>
        <w:spacing w:after="0" w:line="240" w:lineRule="auto"/>
        <w:ind/>
        <w:jc w:val="both"/>
        <w:rPr>
          <w:rFonts w:ascii="Cambria" w:hAnsi="Cambria" w:eastAsia="Times New Roman" w:cs="Times New Roman"/>
          <w:sz w:val="20"/>
          <w:szCs w:val="20"/>
          <w:rPrChange w:id="528" w:author="Ai Kimoto" w:date="2026-05-18T17:30:00Z">
            <w:rPr>
              <w:rFonts w:ascii="Times New Roman" w:hAnsi="Times New Roman" w:eastAsia="Times New Roman" w:cs="Times New Roman"/>
            </w:rPr>
          </w:rPrChange>
        </w:rPr>
        <w:pPrChange w:author="Ai Kimoto" w:date="2026-05-18T17:29:00Z" w:id="529">
          <w:pPr>
            <w:pStyle w:val="949"/>
            <w:numPr>
              <w:numId w:val="2"/>
            </w:numPr>
            <w:pBdr/>
            <w:spacing w:line="240" w:lineRule="auto"/>
            <w:ind w:hanging="360"/>
            <w:jc w:val="both"/>
          </w:pPr>
        </w:pPrChange>
      </w:pPr>
      <w:r>
        <w:rPr>
          <w:rFonts w:ascii="Cambria" w:hAnsi="Cambria" w:eastAsia="Times New Roman" w:cs="Times New Roman"/>
          <w:b/>
          <w:bCs/>
          <w:sz w:val="20"/>
          <w:szCs w:val="20"/>
          <w:rPrChange w:id="530" w:author="Ai Kimoto" w:date="2026-05-18T17:30:00Z">
            <w:rPr>
              <w:rFonts w:ascii="Times New Roman" w:hAnsi="Times New Roman" w:eastAsia="Times New Roman" w:cs="Times New Roman"/>
              <w:b/>
              <w:bCs/>
            </w:rPr>
          </w:rPrChange>
        </w:rPr>
        <w:t xml:space="preserve">Integration with FLR:</w:t>
      </w:r>
      <w:r>
        <w:rPr>
          <w:rFonts w:ascii="Cambria" w:hAnsi="Cambria" w:eastAsia="Times New Roman" w:cs="Times New Roman"/>
          <w:sz w:val="20"/>
          <w:szCs w:val="20"/>
          <w:rPrChange w:id="531" w:author="Ai Kimoto" w:date="2026-05-18T17:30:00Z">
            <w:rPr>
              <w:rFonts w:ascii="Times New Roman" w:hAnsi="Times New Roman" w:eastAsia="Times New Roman" w:cs="Times New Roman"/>
            </w:rPr>
          </w:rPrChange>
        </w:rPr>
        <w:t xml:space="preserve"> full interoperability with the established FLR ecosystem, including `</w:t>
      </w:r>
      <w:r>
        <w:rPr>
          <w:rFonts w:ascii="Cambria" w:hAnsi="Cambria" w:eastAsia="Times New Roman" w:cs="Times New Roman"/>
          <w:sz w:val="20"/>
          <w:szCs w:val="20"/>
          <w:rPrChange w:id="532" w:author="Ai Kimoto" w:date="2026-05-18T17:30:00Z">
            <w:rPr>
              <w:rFonts w:ascii="Times New Roman" w:hAnsi="Times New Roman" w:eastAsia="Times New Roman" w:cs="Times New Roman"/>
            </w:rPr>
          </w:rPrChange>
        </w:rPr>
        <w:t xml:space="preserve">FLCore</w:t>
      </w:r>
      <w:r>
        <w:rPr>
          <w:rFonts w:ascii="Cambria" w:hAnsi="Cambria" w:eastAsia="Times New Roman" w:cs="Times New Roman"/>
          <w:sz w:val="20"/>
          <w:szCs w:val="20"/>
          <w:rPrChange w:id="533" w:author="Ai Kimoto" w:date="2026-05-18T17:30:00Z">
            <w:rPr>
              <w:rFonts w:ascii="Times New Roman" w:hAnsi="Times New Roman" w:eastAsia="Times New Roman" w:cs="Times New Roman"/>
            </w:rPr>
          </w:rPrChange>
        </w:rPr>
        <w:t xml:space="preserve">`, `FLBRP`, `</w:t>
      </w:r>
      <w:r>
        <w:rPr>
          <w:rFonts w:ascii="Cambria" w:hAnsi="Cambria" w:eastAsia="Times New Roman" w:cs="Times New Roman"/>
          <w:sz w:val="20"/>
          <w:szCs w:val="20"/>
          <w:rPrChange w:id="534" w:author="Ai Kimoto" w:date="2026-05-18T17:30:00Z">
            <w:rPr>
              <w:rFonts w:ascii="Times New Roman" w:hAnsi="Times New Roman" w:eastAsia="Times New Roman" w:cs="Times New Roman"/>
            </w:rPr>
          </w:rPrChange>
        </w:rPr>
        <w:t xml:space="preserve">FLasher</w:t>
      </w:r>
      <w:r>
        <w:rPr>
          <w:rFonts w:ascii="Cambria" w:hAnsi="Cambria" w:eastAsia="Times New Roman" w:cs="Times New Roman"/>
          <w:sz w:val="20"/>
          <w:szCs w:val="20"/>
          <w:rPrChange w:id="535" w:author="Ai Kimoto" w:date="2026-05-18T17:30:00Z">
            <w:rPr>
              <w:rFonts w:ascii="Times New Roman" w:hAnsi="Times New Roman" w:eastAsia="Times New Roman" w:cs="Times New Roman"/>
            </w:rPr>
          </w:rPrChange>
        </w:rPr>
        <w:t xml:space="preserve">`, and `a4adiags`.</w:t>
      </w:r>
      <w:r>
        <w:rPr>
          <w:rFonts w:ascii="Cambria" w:hAnsi="Cambria" w:eastAsia="Times New Roman" w:cs="Times New Roman"/>
          <w:sz w:val="20"/>
          <w:szCs w:val="20"/>
          <w:rPrChange w:id="536" w:author="Ai Kimoto" w:date="2026-05-18T17:30:00Z">
            <w:rPr>
              <w:rFonts w:ascii="Times New Roman" w:hAnsi="Times New Roman" w:eastAsia="Times New Roman" w:cs="Times New Roman"/>
            </w:rPr>
          </w:rPrChange>
        </w:rPr>
      </w:r>
    </w:p>
    <w:p>
      <w:pPr>
        <w:pBdr/>
        <w:spacing w:after="0" w:line="240" w:lineRule="auto"/>
        <w:ind w:left="720"/>
        <w:jc w:val="both"/>
        <w:rPr>
          <w:rFonts w:ascii="Cambria" w:hAnsi="Cambria" w:eastAsia="Times New Roman" w:cs="Times New Roman"/>
          <w:sz w:val="20"/>
          <w:szCs w:val="20"/>
          <w:rPrChange w:id="537" w:author="Ai Kimoto" w:date="2026-05-18T17:30:00Z">
            <w:rPr>
              <w:rFonts w:ascii="Times New Roman" w:hAnsi="Times New Roman" w:eastAsia="Times New Roman" w:cs="Times New Roman"/>
            </w:rPr>
          </w:rPrChange>
        </w:rPr>
        <w:pPrChange w:author="Ai Kimoto" w:date="2026-05-18T17:29:00Z" w:id="538">
          <w:pPr>
            <w:pBdr/>
            <w:spacing w:line="240" w:lineRule="auto"/>
            <w:ind w:left="720"/>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539" w:author="Ai Kimoto" w:date="2026-05-18T17:30:00Z">
            <w:rPr>
              <w:rFonts w:ascii="Times New Roman" w:hAnsi="Times New Roman" w:eastAsia="Times New Roman" w:cs="Times New Roman"/>
            </w:rPr>
          </w:rPrChange>
        </w:rPr>
      </w:r>
    </w:p>
    <w:p>
      <w:pPr>
        <w:pBdr/>
        <w:spacing w:after="0" w:line="240" w:lineRule="auto"/>
        <w:ind/>
        <w:jc w:val="both"/>
        <w:rPr>
          <w:ins w:id="540"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541" w:author="Ai Kimoto" w:date="2026-05-18T17:30:00Z">
            <w:rPr>
              <w:rFonts w:ascii="Times New Roman" w:hAnsi="Times New Roman" w:eastAsia="Times New Roman" w:cs="Times New Roman"/>
              <w:b/>
              <w:bCs/>
              <w:sz w:val="24"/>
              <w:szCs w:val="24"/>
            </w:rPr>
          </w:rPrChange>
        </w:rPr>
        <w:t xml:space="preserve">Application </w:t>
      </w:r>
      <w:r>
        <w:rPr>
          <w:rFonts w:ascii="Cambria" w:hAnsi="Cambria" w:eastAsia="Times New Roman" w:cs="Times New Roman"/>
          <w:b/>
          <w:bCs/>
          <w:sz w:val="20"/>
          <w:szCs w:val="20"/>
          <w:rPrChange w:id="542" w:author="Ai Kimoto" w:date="2026-05-18T17:30:00Z">
            <w:rPr>
              <w:rFonts w:ascii="Times New Roman" w:hAnsi="Times New Roman" w:eastAsia="Times New Roman" w:cs="Times New Roman"/>
              <w:b/>
              <w:bCs/>
              <w:sz w:val="24"/>
              <w:szCs w:val="24"/>
            </w:rPr>
          </w:rPrChange>
        </w:rPr>
        <w:t xml:space="preserve">to</w:t>
      </w:r>
      <w:r>
        <w:rPr>
          <w:rFonts w:ascii="Cambria" w:hAnsi="Cambria" w:eastAsia="Times New Roman" w:cs="Times New Roman"/>
          <w:b/>
          <w:bCs/>
          <w:sz w:val="20"/>
          <w:szCs w:val="20"/>
          <w:rPrChange w:id="543" w:author="Ai Kimoto" w:date="2026-05-18T17:30:00Z">
            <w:rPr>
              <w:rFonts w:ascii="Times New Roman" w:hAnsi="Times New Roman" w:eastAsia="Times New Roman" w:cs="Times New Roman"/>
              <w:b/>
              <w:bCs/>
              <w:sz w:val="24"/>
              <w:szCs w:val="24"/>
            </w:rPr>
          </w:rPrChange>
        </w:rPr>
        <w:t xml:space="preserve"> </w:t>
      </w:r>
      <w:r>
        <w:rPr>
          <w:rFonts w:ascii="Cambria" w:hAnsi="Cambria" w:eastAsia="Times New Roman" w:cs="Times New Roman"/>
          <w:b/>
          <w:bCs/>
          <w:sz w:val="20"/>
          <w:szCs w:val="20"/>
          <w:rPrChange w:id="544" w:author="Ai Kimoto" w:date="2026-05-18T17:30:00Z">
            <w:rPr>
              <w:rFonts w:ascii="Times New Roman" w:hAnsi="Times New Roman" w:eastAsia="Times New Roman" w:cs="Times New Roman"/>
              <w:b/>
              <w:bCs/>
              <w:sz w:val="24"/>
              <w:szCs w:val="24"/>
            </w:rPr>
          </w:rPrChange>
        </w:rPr>
        <w:t xml:space="preserve">Fisheries Stocks</w:t>
      </w:r>
      <w:ins w:id="545"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546" w:author="Ai Kimoto" w:date="2026-05-18T17:30:00Z">
            <w:rPr>
              <w:b/>
              <w:bCs/>
              <w:sz w:val="24"/>
              <w:szCs w:val="24"/>
            </w:rPr>
          </w:rPrChange>
        </w:rPr>
        <w:pPrChange w:author="Ai Kimoto" w:date="2026-05-18T17:29:00Z" w:id="547">
          <w:pPr>
            <w:pBdr/>
            <w:spacing w:line="240" w:lineRule="auto"/>
            <w:ind/>
            <w:jc w:val="both"/>
          </w:pPr>
        </w:pPrChange>
      </w:pPr>
      <w:r>
        <w:rPr>
          <w:rFonts w:ascii="Cambria" w:hAnsi="Cambria"/>
          <w:b/>
          <w:bCs/>
          <w:sz w:val="20"/>
          <w:szCs w:val="20"/>
        </w:rPr>
      </w:r>
      <w:r>
        <w:rPr>
          <w:rFonts w:ascii="Cambria" w:hAnsi="Cambria"/>
          <w:b/>
          <w:bCs/>
          <w:sz w:val="20"/>
          <w:szCs w:val="20"/>
          <w:rPrChange w:id="548" w:author="Ai Kimoto" w:date="2026-05-18T17:30:00Z">
            <w:rPr>
              <w:b/>
              <w:bCs/>
              <w:sz w:val="24"/>
              <w:szCs w:val="24"/>
            </w:rPr>
          </w:rPrChange>
        </w:rPr>
      </w:r>
    </w:p>
    <w:p>
      <w:pPr>
        <w:pBdr/>
        <w:spacing w:after="0" w:line="240" w:lineRule="auto"/>
        <w:ind/>
        <w:jc w:val="both"/>
        <w:rPr>
          <w:rFonts w:ascii="Cambria" w:hAnsi="Cambria"/>
          <w:sz w:val="20"/>
          <w:szCs w:val="20"/>
          <w:rPrChange w:id="549" w:author="Ai Kimoto" w:date="2026-05-18T17:30:00Z">
            <w:rPr/>
          </w:rPrChange>
        </w:rPr>
        <w:pPrChange w:author="Ai Kimoto" w:date="2026-05-18T17:29:00Z" w:id="550">
          <w:pPr>
            <w:pBdr/>
            <w:spacing w:line="240" w:lineRule="auto"/>
            <w:ind/>
            <w:jc w:val="both"/>
          </w:pPr>
        </w:pPrChange>
      </w:pPr>
      <w:r>
        <w:rPr>
          <w:rFonts w:ascii="Cambria" w:hAnsi="Cambria" w:eastAsia="Times New Roman" w:cs="Times New Roman"/>
          <w:sz w:val="20"/>
          <w:szCs w:val="20"/>
          <w:rPrChange w:id="551" w:author="Ai Kimoto" w:date="2026-05-18T17:30:00Z">
            <w:rPr>
              <w:rFonts w:ascii="Times New Roman" w:hAnsi="Times New Roman" w:eastAsia="Times New Roman" w:cs="Times New Roman"/>
            </w:rPr>
          </w:rPrChange>
        </w:rPr>
        <w:t xml:space="preserve">The a4a framework has been widely applied in European and international contexts:</w:t>
      </w:r>
      <w:r>
        <w:rPr>
          <w:rFonts w:ascii="Cambria" w:hAnsi="Cambria"/>
          <w:sz w:val="20"/>
          <w:szCs w:val="20"/>
          <w:rPrChange w:id="552" w:author="Ai Kimoto" w:date="2026-05-18T17:30:00Z">
            <w:rPr/>
          </w:rPrChange>
        </w:rPr>
      </w:r>
    </w:p>
    <w:p>
      <w:pPr>
        <w:pStyle w:val="949"/>
        <w:numPr>
          <w:ilvl w:val="0"/>
          <w:numId w:val="3"/>
        </w:numPr>
        <w:pBdr/>
        <w:spacing w:after="0" w:line="240" w:lineRule="auto"/>
        <w:ind/>
        <w:jc w:val="both"/>
        <w:rPr>
          <w:rFonts w:ascii="Cambria" w:hAnsi="Cambria"/>
          <w:sz w:val="20"/>
          <w:szCs w:val="20"/>
          <w:rPrChange w:id="553" w:author="Ai Kimoto" w:date="2026-05-18T17:30:00Z">
            <w:rPr/>
          </w:rPrChange>
        </w:rPr>
        <w:pPrChange w:author="Ai Kimoto" w:date="2026-05-18T17:29:00Z" w:id="554">
          <w:pPr>
            <w:pStyle w:val="949"/>
            <w:numPr>
              <w:numId w:val="3"/>
            </w:numPr>
            <w:pBdr/>
            <w:spacing w:line="240" w:lineRule="auto"/>
            <w:ind w:hanging="360"/>
            <w:jc w:val="both"/>
          </w:pPr>
        </w:pPrChange>
      </w:pPr>
      <w:r>
        <w:rPr>
          <w:rFonts w:ascii="Cambria" w:hAnsi="Cambria" w:eastAsia="Times New Roman" w:cs="Times New Roman"/>
          <w:b/>
          <w:bCs/>
          <w:sz w:val="20"/>
          <w:szCs w:val="20"/>
          <w:rPrChange w:id="555" w:author="Ai Kimoto" w:date="2026-05-18T17:30:00Z">
            <w:rPr>
              <w:rFonts w:ascii="Times New Roman" w:hAnsi="Times New Roman" w:eastAsia="Times New Roman" w:cs="Times New Roman"/>
              <w:b/>
              <w:bCs/>
            </w:rPr>
          </w:rPrChange>
        </w:rPr>
        <w:t xml:space="preserve">Mediterranean Sea:</w:t>
      </w:r>
      <w:r>
        <w:rPr>
          <w:rFonts w:ascii="Cambria" w:hAnsi="Cambria" w:eastAsia="Times New Roman" w:cs="Times New Roman"/>
          <w:sz w:val="20"/>
          <w:szCs w:val="20"/>
          <w:rPrChange w:id="556" w:author="Ai Kimoto" w:date="2026-05-18T17:30:00Z">
            <w:rPr>
              <w:rFonts w:ascii="Times New Roman" w:hAnsi="Times New Roman" w:eastAsia="Times New Roman" w:cs="Times New Roman"/>
            </w:rPr>
          </w:rPrChange>
        </w:rPr>
        <w:t xml:space="preserve"> More than 200 stock assessments as of 2024, conducted through the GFCM and STECF assessment working groups.</w:t>
      </w:r>
      <w:r>
        <w:rPr>
          <w:rFonts w:ascii="Cambria" w:hAnsi="Cambria"/>
          <w:sz w:val="20"/>
          <w:szCs w:val="20"/>
          <w:rPrChange w:id="557" w:author="Ai Kimoto" w:date="2026-05-18T17:30:00Z">
            <w:rPr/>
          </w:rPrChange>
        </w:rPr>
      </w:r>
    </w:p>
    <w:p>
      <w:pPr>
        <w:pStyle w:val="949"/>
        <w:numPr>
          <w:ilvl w:val="0"/>
          <w:numId w:val="3"/>
        </w:numPr>
        <w:pBdr/>
        <w:spacing w:after="0" w:line="240" w:lineRule="auto"/>
        <w:ind/>
        <w:jc w:val="both"/>
        <w:rPr>
          <w:rFonts w:ascii="Cambria" w:hAnsi="Cambria"/>
          <w:sz w:val="20"/>
          <w:szCs w:val="20"/>
          <w:rPrChange w:id="558" w:author="Ai Kimoto" w:date="2026-05-18T17:30:00Z">
            <w:rPr/>
          </w:rPrChange>
        </w:rPr>
        <w:pPrChange w:author="Ai Kimoto" w:date="2026-05-18T17:29:00Z" w:id="559">
          <w:pPr>
            <w:pStyle w:val="949"/>
            <w:numPr>
              <w:numId w:val="3"/>
            </w:numPr>
            <w:pBdr/>
            <w:spacing w:line="240" w:lineRule="auto"/>
            <w:ind w:hanging="360"/>
            <w:jc w:val="both"/>
          </w:pPr>
        </w:pPrChange>
      </w:pPr>
      <w:r>
        <w:rPr>
          <w:rFonts w:ascii="Cambria" w:hAnsi="Cambria" w:eastAsia="Times New Roman" w:cs="Times New Roman"/>
          <w:b/>
          <w:bCs/>
          <w:sz w:val="20"/>
          <w:szCs w:val="20"/>
          <w:rPrChange w:id="560" w:author="Ai Kimoto" w:date="2026-05-18T17:30:00Z">
            <w:rPr>
              <w:rFonts w:ascii="Times New Roman" w:hAnsi="Times New Roman" w:eastAsia="Times New Roman" w:cs="Times New Roman"/>
              <w:b/>
              <w:bCs/>
            </w:rPr>
          </w:rPrChange>
        </w:rPr>
        <w:t xml:space="preserve">ICES stocks:</w:t>
      </w:r>
      <w:r>
        <w:rPr>
          <w:rFonts w:ascii="Cambria" w:hAnsi="Cambria" w:eastAsia="Times New Roman" w:cs="Times New Roman"/>
          <w:sz w:val="20"/>
          <w:szCs w:val="20"/>
          <w:rPrChange w:id="561" w:author="Ai Kimoto" w:date="2026-05-18T17:30:00Z">
            <w:rPr>
              <w:rFonts w:ascii="Times New Roman" w:hAnsi="Times New Roman" w:eastAsia="Times New Roman" w:cs="Times New Roman"/>
            </w:rPr>
          </w:rPrChange>
        </w:rPr>
        <w:t xml:space="preserve"> Used in the Strategic Initiative on Stock Assessment Methods (2013 World Conference on Stock Assessment Methods) and evaluated comparatively against other SCA methods (Cadrin, 2025).</w:t>
      </w:r>
      <w:r>
        <w:rPr>
          <w:rFonts w:ascii="Cambria" w:hAnsi="Cambria"/>
          <w:sz w:val="20"/>
          <w:szCs w:val="20"/>
          <w:rPrChange w:id="562" w:author="Ai Kimoto" w:date="2026-05-18T17:30:00Z">
            <w:rPr/>
          </w:rPrChange>
        </w:rPr>
      </w:r>
    </w:p>
    <w:p>
      <w:pPr>
        <w:pStyle w:val="949"/>
        <w:numPr>
          <w:ilvl w:val="0"/>
          <w:numId w:val="3"/>
        </w:numPr>
        <w:pBdr/>
        <w:spacing w:after="0" w:line="240" w:lineRule="auto"/>
        <w:ind/>
        <w:jc w:val="both"/>
        <w:rPr>
          <w:rFonts w:ascii="Cambria" w:hAnsi="Cambria"/>
          <w:sz w:val="20"/>
          <w:szCs w:val="20"/>
          <w:rPrChange w:id="563" w:author="Ai Kimoto" w:date="2026-05-18T17:30:00Z">
            <w:rPr/>
          </w:rPrChange>
        </w:rPr>
        <w:pPrChange w:author="Ai Kimoto" w:date="2026-05-18T17:29:00Z" w:id="564">
          <w:pPr>
            <w:pStyle w:val="949"/>
            <w:numPr>
              <w:numId w:val="3"/>
            </w:numPr>
            <w:pBdr/>
            <w:spacing w:line="240" w:lineRule="auto"/>
            <w:ind w:hanging="360"/>
            <w:jc w:val="both"/>
          </w:pPr>
        </w:pPrChange>
      </w:pPr>
      <w:r>
        <w:rPr>
          <w:rFonts w:ascii="Cambria" w:hAnsi="Cambria" w:eastAsia="Times New Roman" w:cs="Times New Roman"/>
          <w:b/>
          <w:bCs/>
          <w:sz w:val="20"/>
          <w:szCs w:val="20"/>
          <w:rPrChange w:id="565" w:author="Ai Kimoto" w:date="2026-05-18T17:30:00Z">
            <w:rPr>
              <w:rFonts w:ascii="Times New Roman" w:hAnsi="Times New Roman" w:eastAsia="Times New Roman" w:cs="Times New Roman"/>
              <w:b/>
              <w:bCs/>
            </w:rPr>
          </w:rPrChange>
        </w:rPr>
        <w:t xml:space="preserve">Case studies documented in the a4a handbook:</w:t>
      </w:r>
      <w:r>
        <w:rPr>
          <w:rFonts w:ascii="Cambria" w:hAnsi="Cambria" w:eastAsia="Times New Roman" w:cs="Times New Roman"/>
          <w:sz w:val="20"/>
          <w:szCs w:val="20"/>
          <w:rPrChange w:id="566" w:author="Ai Kimoto" w:date="2026-05-18T17:30:00Z">
            <w:rPr>
              <w:rFonts w:ascii="Times New Roman" w:hAnsi="Times New Roman" w:eastAsia="Times New Roman" w:cs="Times New Roman"/>
            </w:rPr>
          </w:rPrChange>
        </w:rPr>
        <w:t xml:space="preserve"> North Sea plaice (</w:t>
      </w:r>
      <w:r>
        <w:rPr>
          <w:rFonts w:ascii="Cambria" w:hAnsi="Cambria" w:eastAsia="Times New Roman" w:cs="Times New Roman"/>
          <w:i/>
          <w:iCs/>
          <w:sz w:val="20"/>
          <w:szCs w:val="20"/>
          <w:rPrChange w:id="567" w:author="Ai Kimoto" w:date="2026-05-18T17:30:00Z">
            <w:rPr>
              <w:rFonts w:ascii="Times New Roman" w:hAnsi="Times New Roman" w:eastAsia="Times New Roman" w:cs="Times New Roman"/>
              <w:i/>
              <w:iCs/>
            </w:rPr>
          </w:rPrChange>
        </w:rPr>
        <w:t xml:space="preserve">Pleuronectes platessa</w:t>
      </w:r>
      <w:r>
        <w:rPr>
          <w:rFonts w:ascii="Cambria" w:hAnsi="Cambria" w:eastAsia="Times New Roman" w:cs="Times New Roman"/>
          <w:sz w:val="20"/>
          <w:szCs w:val="20"/>
          <w:rPrChange w:id="568" w:author="Ai Kimoto" w:date="2026-05-18T17:30:00Z">
            <w:rPr>
              <w:rFonts w:ascii="Times New Roman" w:hAnsi="Times New Roman" w:eastAsia="Times New Roman" w:cs="Times New Roman"/>
            </w:rPr>
          </w:rPrChange>
        </w:rPr>
        <w:t xml:space="preserve">, ICES area IV), European hake (</w:t>
      </w:r>
      <w:r>
        <w:rPr>
          <w:rFonts w:ascii="Cambria" w:hAnsi="Cambria" w:eastAsia="Times New Roman" w:cs="Times New Roman"/>
          <w:i/>
          <w:iCs/>
          <w:sz w:val="20"/>
          <w:szCs w:val="20"/>
          <w:rPrChange w:id="569" w:author="Ai Kimoto" w:date="2026-05-18T17:30:00Z">
            <w:rPr>
              <w:rFonts w:ascii="Times New Roman" w:hAnsi="Times New Roman" w:eastAsia="Times New Roman" w:cs="Times New Roman"/>
              <w:i/>
              <w:iCs/>
            </w:rPr>
          </w:rPrChange>
        </w:rPr>
        <w:t xml:space="preserve">Merluccius </w:t>
      </w:r>
      <w:r>
        <w:rPr>
          <w:rFonts w:ascii="Cambria" w:hAnsi="Cambria" w:eastAsia="Times New Roman" w:cs="Times New Roman"/>
          <w:i/>
          <w:iCs/>
          <w:sz w:val="20"/>
          <w:szCs w:val="20"/>
          <w:rPrChange w:id="570" w:author="Ai Kimoto" w:date="2026-05-18T17:30:00Z">
            <w:rPr>
              <w:rFonts w:ascii="Times New Roman" w:hAnsi="Times New Roman" w:eastAsia="Times New Roman" w:cs="Times New Roman"/>
              <w:i/>
              <w:iCs/>
            </w:rPr>
          </w:rPrChange>
        </w:rPr>
        <w:t xml:space="preserve">merluccius</w:t>
      </w:r>
      <w:r>
        <w:rPr>
          <w:rFonts w:ascii="Cambria" w:hAnsi="Cambria" w:eastAsia="Times New Roman" w:cs="Times New Roman"/>
          <w:sz w:val="20"/>
          <w:szCs w:val="20"/>
          <w:rPrChange w:id="571" w:author="Ai Kimoto" w:date="2026-05-18T17:30:00Z">
            <w:rPr>
              <w:rFonts w:ascii="Times New Roman" w:hAnsi="Times New Roman" w:eastAsia="Times New Roman" w:cs="Times New Roman"/>
            </w:rPr>
          </w:rPrChange>
        </w:rPr>
        <w:t xml:space="preserve">, GFCM GSAs 1, 5, 6, 7), red mullet (</w:t>
      </w:r>
      <w:r>
        <w:rPr>
          <w:rFonts w:ascii="Cambria" w:hAnsi="Cambria" w:eastAsia="Times New Roman" w:cs="Times New Roman"/>
          <w:i/>
          <w:iCs/>
          <w:sz w:val="20"/>
          <w:szCs w:val="20"/>
          <w:rPrChange w:id="572" w:author="Ai Kimoto" w:date="2026-05-18T17:30:00Z">
            <w:rPr>
              <w:rFonts w:ascii="Times New Roman" w:hAnsi="Times New Roman" w:eastAsia="Times New Roman" w:cs="Times New Roman"/>
              <w:i/>
              <w:iCs/>
            </w:rPr>
          </w:rPrChange>
        </w:rPr>
        <w:t xml:space="preserve">Mullus</w:t>
      </w:r>
      <w:r>
        <w:rPr>
          <w:rFonts w:ascii="Cambria" w:hAnsi="Cambria" w:eastAsia="Times New Roman" w:cs="Times New Roman"/>
          <w:i/>
          <w:iCs/>
          <w:sz w:val="20"/>
          <w:szCs w:val="20"/>
          <w:rPrChange w:id="573" w:author="Ai Kimoto" w:date="2026-05-18T17:30:00Z">
            <w:rPr>
              <w:rFonts w:ascii="Times New Roman" w:hAnsi="Times New Roman" w:eastAsia="Times New Roman" w:cs="Times New Roman"/>
              <w:i/>
              <w:iCs/>
            </w:rPr>
          </w:rPrChange>
        </w:rPr>
        <w:t xml:space="preserve"> barbatus</w:t>
      </w:r>
      <w:r>
        <w:rPr>
          <w:rFonts w:ascii="Cambria" w:hAnsi="Cambria" w:eastAsia="Times New Roman" w:cs="Times New Roman"/>
          <w:sz w:val="20"/>
          <w:szCs w:val="20"/>
          <w:rPrChange w:id="574" w:author="Ai Kimoto" w:date="2026-05-18T17:30:00Z">
            <w:rPr>
              <w:rFonts w:ascii="Times New Roman" w:hAnsi="Times New Roman" w:eastAsia="Times New Roman" w:cs="Times New Roman"/>
            </w:rPr>
          </w:rPrChange>
        </w:rPr>
        <w:t xml:space="preserve">, GFCM GSAs 1 and 9), and North Sea herring (</w:t>
      </w:r>
      <w:r>
        <w:rPr>
          <w:rFonts w:ascii="Cambria" w:hAnsi="Cambria" w:eastAsia="Times New Roman" w:cs="Times New Roman"/>
          <w:i/>
          <w:iCs/>
          <w:sz w:val="20"/>
          <w:szCs w:val="20"/>
          <w:rPrChange w:id="575" w:author="Ai Kimoto" w:date="2026-05-18T17:30:00Z">
            <w:rPr>
              <w:rFonts w:ascii="Times New Roman" w:hAnsi="Times New Roman" w:eastAsia="Times New Roman" w:cs="Times New Roman"/>
              <w:i/>
              <w:iCs/>
            </w:rPr>
          </w:rPrChange>
        </w:rPr>
        <w:t xml:space="preserve">Clupea </w:t>
      </w:r>
      <w:r>
        <w:rPr>
          <w:rFonts w:ascii="Cambria" w:hAnsi="Cambria" w:eastAsia="Times New Roman" w:cs="Times New Roman"/>
          <w:i/>
          <w:iCs/>
          <w:sz w:val="20"/>
          <w:szCs w:val="20"/>
          <w:rPrChange w:id="576" w:author="Ai Kimoto" w:date="2026-05-18T17:30:00Z">
            <w:rPr>
              <w:rFonts w:ascii="Times New Roman" w:hAnsi="Times New Roman" w:eastAsia="Times New Roman" w:cs="Times New Roman"/>
              <w:i/>
              <w:iCs/>
            </w:rPr>
          </w:rPrChange>
        </w:rPr>
        <w:t xml:space="preserve">harengus</w:t>
      </w:r>
      <w:r>
        <w:rPr>
          <w:rFonts w:ascii="Cambria" w:hAnsi="Cambria" w:eastAsia="Times New Roman" w:cs="Times New Roman"/>
          <w:sz w:val="20"/>
          <w:szCs w:val="20"/>
          <w:rPrChange w:id="577" w:author="Ai Kimoto" w:date="2026-05-18T17:30:00Z">
            <w:rPr>
              <w:rFonts w:ascii="Times New Roman" w:hAnsi="Times New Roman" w:eastAsia="Times New Roman" w:cs="Times New Roman"/>
            </w:rPr>
          </w:rPrChange>
        </w:rPr>
        <w:t xml:space="preserve">)</w:t>
      </w:r>
      <w:r>
        <w:rPr>
          <w:rFonts w:ascii="Cambria" w:hAnsi="Cambria"/>
          <w:sz w:val="20"/>
          <w:szCs w:val="20"/>
          <w:rPrChange w:id="578" w:author="Ai Kimoto" w:date="2026-05-18T17:30:00Z">
            <w:rPr/>
          </w:rPrChange>
        </w:rPr>
      </w:r>
    </w:p>
    <w:p>
      <w:pPr>
        <w:pStyle w:val="949"/>
        <w:numPr>
          <w:ilvl w:val="0"/>
          <w:numId w:val="3"/>
        </w:numPr>
        <w:pBdr/>
        <w:spacing w:after="0" w:line="240" w:lineRule="auto"/>
        <w:ind/>
        <w:jc w:val="both"/>
        <w:rPr>
          <w:rFonts w:ascii="Cambria" w:hAnsi="Cambria" w:eastAsia="Times New Roman" w:cs="Times New Roman"/>
          <w:sz w:val="20"/>
          <w:szCs w:val="20"/>
          <w:rPrChange w:id="579" w:author="Ai Kimoto" w:date="2026-05-18T17:30:00Z">
            <w:rPr>
              <w:rFonts w:ascii="Times New Roman" w:hAnsi="Times New Roman" w:eastAsia="Times New Roman" w:cs="Times New Roman"/>
            </w:rPr>
          </w:rPrChange>
        </w:rPr>
        <w:pPrChange w:author="Ai Kimoto" w:date="2026-05-18T17:29:00Z" w:id="580">
          <w:pPr>
            <w:pStyle w:val="949"/>
            <w:numPr>
              <w:numId w:val="3"/>
            </w:numPr>
            <w:pBdr/>
            <w:spacing w:line="240" w:lineRule="auto"/>
            <w:ind w:hanging="360"/>
            <w:jc w:val="both"/>
          </w:pPr>
        </w:pPrChange>
      </w:pPr>
      <w:r>
        <w:rPr>
          <w:rFonts w:ascii="Cambria" w:hAnsi="Cambria" w:eastAsia="Times New Roman" w:cs="Times New Roman"/>
          <w:b/>
          <w:bCs/>
          <w:sz w:val="20"/>
          <w:szCs w:val="20"/>
          <w:rPrChange w:id="581" w:author="Ai Kimoto" w:date="2026-05-18T17:30:00Z">
            <w:rPr>
              <w:rFonts w:ascii="Times New Roman" w:hAnsi="Times New Roman" w:eastAsia="Times New Roman" w:cs="Times New Roman"/>
              <w:b/>
              <w:bCs/>
            </w:rPr>
          </w:rPrChange>
        </w:rPr>
        <w:t xml:space="preserve">ICCAT context:</w:t>
      </w:r>
      <w:r>
        <w:rPr>
          <w:rFonts w:ascii="Cambria" w:hAnsi="Cambria" w:eastAsia="Times New Roman" w:cs="Times New Roman"/>
          <w:sz w:val="20"/>
          <w:szCs w:val="20"/>
          <w:rPrChange w:id="582" w:author="Ai Kimoto" w:date="2026-05-18T17:30:00Z">
            <w:rPr>
              <w:rFonts w:ascii="Times New Roman" w:hAnsi="Times New Roman" w:eastAsia="Times New Roman" w:cs="Times New Roman"/>
            </w:rPr>
          </w:rPrChange>
        </w:rPr>
        <w:t xml:space="preserve"> The a4a framework has been applied to Mediterranean Swordfish assessment in 2020 (</w:t>
      </w:r>
      <w:r>
        <w:rPr>
          <w:rFonts w:ascii="Cambria" w:hAnsi="Cambria" w:eastAsia="Times New Roman" w:cs="Times New Roman"/>
          <w:sz w:val="20"/>
          <w:szCs w:val="20"/>
          <w:rPrChange w:id="583" w:author="Ai Kimoto" w:date="2026-05-18T17:30:00Z">
            <w:rPr>
              <w:rFonts w:ascii="Times New Roman" w:hAnsi="Times New Roman" w:eastAsia="Times New Roman" w:cs="Times New Roman"/>
            </w:rPr>
          </w:rPrChange>
        </w:rPr>
        <w:t xml:space="preserve">Mantopoulou-Palouka</w:t>
      </w:r>
      <w:r>
        <w:rPr>
          <w:rFonts w:ascii="Cambria" w:hAnsi="Cambria" w:eastAsia="Times New Roman" w:cs="Times New Roman"/>
          <w:sz w:val="20"/>
          <w:szCs w:val="20"/>
          <w:rPrChange w:id="584" w:author="Ai Kimoto" w:date="2026-05-18T17:30:00Z">
            <w:rPr>
              <w:rFonts w:ascii="Times New Roman" w:hAnsi="Times New Roman" w:eastAsia="Times New Roman" w:cs="Times New Roman"/>
            </w:rPr>
          </w:rPrChange>
        </w:rPr>
        <w:t xml:space="preserve"> et al., 2020).</w:t>
      </w:r>
      <w:r>
        <w:rPr>
          <w:rFonts w:ascii="Cambria" w:hAnsi="Cambria" w:eastAsia="Times New Roman" w:cs="Times New Roman"/>
          <w:sz w:val="20"/>
          <w:szCs w:val="20"/>
          <w:rPrChange w:id="585"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sz w:val="20"/>
          <w:szCs w:val="20"/>
          <w:rPrChange w:id="586" w:author="Ai Kimoto" w:date="2026-05-18T17:30:00Z">
            <w:rPr>
              <w:rFonts w:ascii="Times New Roman" w:hAnsi="Times New Roman" w:eastAsia="Times New Roman" w:cs="Times New Roman"/>
            </w:rPr>
          </w:rPrChange>
        </w:rPr>
        <w:pPrChange w:author="Ai Kimoto" w:date="2026-05-18T17:29:00Z" w:id="587">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588"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b/>
          <w:bCs/>
          <w:sz w:val="20"/>
          <w:szCs w:val="20"/>
          <w:rPrChange w:id="589" w:author="Ai Kimoto" w:date="2026-05-18T17:30:00Z">
            <w:rPr>
              <w:rFonts w:ascii="Times New Roman" w:hAnsi="Times New Roman" w:eastAsia="Times New Roman" w:cs="Times New Roman"/>
              <w:b/>
              <w:bCs/>
              <w:sz w:val="24"/>
              <w:szCs w:val="24"/>
            </w:rPr>
          </w:rPrChange>
        </w:rPr>
        <w:pPrChange w:author="Ai Kimoto" w:date="2026-05-18T17:29:00Z" w:id="590">
          <w:pPr>
            <w:pBdr/>
            <w:spacing w:line="240" w:lineRule="auto"/>
            <w:ind/>
            <w:jc w:val="both"/>
          </w:pPr>
        </w:pPrChange>
      </w:pPr>
      <w:r>
        <w:rPr>
          <w:rFonts w:ascii="Cambria" w:hAnsi="Cambria" w:eastAsia="Times New Roman" w:cs="Times New Roman"/>
          <w:b/>
          <w:bCs/>
          <w:sz w:val="20"/>
          <w:szCs w:val="20"/>
          <w:rPrChange w:id="591" w:author="Ai Kimoto" w:date="2026-05-18T17:30:00Z">
            <w:rPr>
              <w:rFonts w:ascii="Times New Roman" w:hAnsi="Times New Roman" w:eastAsia="Times New Roman" w:cs="Times New Roman"/>
              <w:b/>
              <w:bCs/>
              <w:sz w:val="24"/>
              <w:szCs w:val="24"/>
            </w:rPr>
          </w:rPrChange>
        </w:rPr>
        <w:t xml:space="preserve">Software Developments</w:t>
      </w:r>
      <w:r>
        <w:rPr>
          <w:rFonts w:ascii="Cambria" w:hAnsi="Cambria" w:eastAsia="Times New Roman" w:cs="Times New Roman"/>
          <w:b/>
          <w:bCs/>
          <w:sz w:val="20"/>
          <w:szCs w:val="20"/>
          <w:rPrChange w:id="592" w:author="Ai Kimoto" w:date="2026-05-18T17:30:00Z">
            <w:rPr>
              <w:rFonts w:ascii="Times New Roman" w:hAnsi="Times New Roman" w:eastAsia="Times New Roman" w:cs="Times New Roman"/>
              <w:b/>
              <w:bCs/>
              <w:sz w:val="24"/>
              <w:szCs w:val="24"/>
            </w:rPr>
          </w:rPrChange>
        </w:rPr>
      </w:r>
    </w:p>
    <w:p>
      <w:pPr>
        <w:pBdr/>
        <w:spacing w:after="0" w:line="240" w:lineRule="auto"/>
        <w:ind/>
        <w:jc w:val="both"/>
        <w:rPr>
          <w:ins w:id="593"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594" w:author="Ai Kimoto" w:date="2026-05-18T17:30:00Z">
            <w:rPr>
              <w:rFonts w:ascii="Times New Roman" w:hAnsi="Times New Roman" w:eastAsia="Times New Roman" w:cs="Times New Roman"/>
            </w:rPr>
          </w:rPrChange>
        </w:rPr>
        <w:t xml:space="preserve">The ICES, JRC, and the broader FLR community have organized manuals, software, and training resources around a4a.</w:t>
      </w:r>
      <w:ins w:id="595" w:author="Ai Kimoto" w:date="2026-05-18T17:32:00Z">
        <w:r>
          <w:rPr>
            <w:rFonts w:ascii="Cambria" w:hAnsi="Cambria" w:eastAsia="Times New Roman" w:cs="Times New Roman"/>
            <w:sz w:val="20"/>
            <w:szCs w:val="20"/>
          </w:rPr>
        </w:r>
      </w:ins>
    </w:p>
    <w:p>
      <w:pPr>
        <w:pBdr/>
        <w:spacing w:after="0" w:line="240" w:lineRule="auto"/>
        <w:ind/>
        <w:jc w:val="both"/>
        <w:rPr>
          <w:rFonts w:ascii="Cambria" w:hAnsi="Cambria" w:eastAsia="Times New Roman" w:cs="Times New Roman"/>
          <w:sz w:val="20"/>
          <w:szCs w:val="20"/>
          <w:rPrChange w:id="596" w:author="Ai Kimoto" w:date="2026-05-18T17:30:00Z">
            <w:rPr>
              <w:rFonts w:ascii="Times New Roman" w:hAnsi="Times New Roman" w:eastAsia="Times New Roman" w:cs="Times New Roman"/>
            </w:rPr>
          </w:rPrChange>
        </w:rPr>
        <w:pPrChange w:author="Ai Kimoto" w:date="2026-05-18T17:29:00Z" w:id="597">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598" w:author="Ai Kimoto" w:date="2026-05-18T17:30:00Z">
            <w:rPr>
              <w:rFonts w:ascii="Times New Roman" w:hAnsi="Times New Roman" w:eastAsia="Times New Roman" w:cs="Times New Roman"/>
            </w:rPr>
          </w:rPrChange>
        </w:rPr>
      </w:r>
    </w:p>
    <w:p>
      <w:pPr>
        <w:pBdr/>
        <w:spacing w:after="0" w:line="240" w:lineRule="auto"/>
        <w:ind/>
        <w:jc w:val="both"/>
        <w:rPr>
          <w:del w:id="600" w:author="Ai Kimoto" w:date="2026-05-18T17:33:00Z"/>
          <w:rFonts w:ascii="Cambria" w:hAnsi="Cambria"/>
          <w:b/>
          <w:bCs/>
          <w:sz w:val="20"/>
          <w:szCs w:val="20"/>
          <w:rPrChange w:id="599" w:author="Ai Kimoto" w:date="2026-05-18T17:30:00Z">
            <w:rPr>
              <w:b/>
              <w:bCs/>
            </w:rPr>
          </w:rPrChange>
        </w:rPr>
        <w:pPrChange w:author="Ai Kimoto" w:date="2026-05-18T17:29:00Z" w:id="601">
          <w:pPr>
            <w:pBdr/>
            <w:spacing w:line="240" w:lineRule="auto"/>
            <w:ind/>
            <w:jc w:val="both"/>
          </w:pPr>
        </w:pPrChange>
      </w:pPr>
      <w:r>
        <w:rPr>
          <w:rFonts w:ascii="Cambria" w:hAnsi="Cambria" w:eastAsia="Times New Roman" w:cs="Times New Roman"/>
          <w:b/>
          <w:bCs/>
          <w:sz w:val="20"/>
          <w:szCs w:val="20"/>
          <w:rPrChange w:id="602" w:author="Ai Kimoto" w:date="2026-05-18T17:30:00Z">
            <w:rPr>
              <w:rFonts w:ascii="Times New Roman" w:hAnsi="Times New Roman" w:eastAsia="Times New Roman" w:cs="Times New Roman"/>
              <w:b/>
              <w:bCs/>
            </w:rPr>
          </w:rPrChange>
        </w:rPr>
        <w:t xml:space="preserve">FLa4a R-Package</w:t>
      </w:r>
      <w:ins w:id="603" w:author="Ai Kimoto" w:date="2026-05-18T17:33:00Z">
        <w:r>
          <w:rPr>
            <w:rFonts w:ascii="Cambria" w:hAnsi="Cambria" w:eastAsia="Times New Roman" w:cs="Times New Roman"/>
            <w:b/>
            <w:bCs/>
            <w:sz w:val="20"/>
            <w:szCs w:val="20"/>
          </w:rPr>
          <w:t xml:space="preserve">: </w:t>
        </w:r>
      </w:ins>
      <w:del w:id="604" w:author="Ai Kimoto" w:date="2026-05-18T17:33:00Z">
        <w:r>
          <w:rPr>
            <w:rFonts w:ascii="Cambria" w:hAnsi="Cambria"/>
            <w:b/>
            <w:bCs/>
            <w:sz w:val="20"/>
            <w:szCs w:val="20"/>
            <w:rPrChange w:id="605" w:author="Ai Kimoto" w:date="2026-05-18T17:30:00Z">
              <w:rPr>
                <w:b/>
                <w:bCs/>
              </w:rPr>
            </w:rPrChange>
          </w:rPr>
        </w:r>
      </w:del>
    </w:p>
    <w:p>
      <w:pPr>
        <w:pBdr/>
        <w:spacing w:after="0" w:line="240" w:lineRule="auto"/>
        <w:ind/>
        <w:jc w:val="both"/>
        <w:rPr>
          <w:ins w:id="606" w:author="Ai Kimoto" w:date="2026-05-18T17:33:00Z"/>
          <w:rFonts w:ascii="Cambria" w:hAnsi="Cambria" w:eastAsia="Times New Roman" w:cs="Times New Roman"/>
          <w:i/>
          <w:iCs/>
          <w:sz w:val="20"/>
          <w:szCs w:val="20"/>
        </w:rPr>
      </w:pPr>
      <w:r>
        <w:rPr>
          <w:rFonts w:ascii="Cambria" w:hAnsi="Cambria" w:eastAsia="Times New Roman" w:cs="Times New Roman"/>
          <w:i/>
          <w:iCs/>
          <w:sz w:val="20"/>
          <w:szCs w:val="20"/>
          <w:rPrChange w:id="607" w:author="Ai Kimoto" w:date="2026-05-18T17:30:00Z">
            <w:rPr>
              <w:rFonts w:ascii="Times New Roman" w:hAnsi="Times New Roman" w:eastAsia="Times New Roman" w:cs="Times New Roman"/>
              <w:i/>
              <w:iCs/>
            </w:rPr>
          </w:rPrChange>
        </w:rPr>
        <w:t xml:space="preserve">Developed by Millar, Jardim, Mosqueira, and collaborators</w:t>
      </w:r>
      <w:ins w:id="608" w:author="Ai Kimoto" w:date="2026-05-18T17:33:00Z">
        <w:r>
          <w:rPr>
            <w:rFonts w:ascii="Cambria" w:hAnsi="Cambria" w:eastAsia="Times New Roman" w:cs="Times New Roman"/>
            <w:i/>
            <w:iCs/>
            <w:sz w:val="20"/>
            <w:szCs w:val="20"/>
          </w:rPr>
        </w:r>
      </w:ins>
    </w:p>
    <w:p>
      <w:pPr>
        <w:pBdr/>
        <w:spacing w:after="0" w:line="240" w:lineRule="auto"/>
        <w:ind/>
        <w:jc w:val="both"/>
        <w:rPr>
          <w:rFonts w:ascii="Cambria" w:hAnsi="Cambria"/>
          <w:bCs/>
          <w:i/>
          <w:sz w:val="20"/>
          <w:szCs w:val="20"/>
          <w:rPrChange w:id="609" w:author="Ai Kimoto" w:date="2026-05-18T17:30:00Z">
            <w:rPr>
              <w:bCs/>
              <w:i/>
            </w:rPr>
          </w:rPrChange>
        </w:rPr>
        <w:pPrChange w:author="Ai Kimoto" w:date="2026-05-18T17:33:00Z" w:id="610">
          <w:pPr>
            <w:pBdr/>
            <w:spacing w:line="240" w:lineRule="auto"/>
            <w:ind/>
            <w:jc w:val="both"/>
          </w:pPr>
        </w:pPrChange>
      </w:pPr>
      <w:r>
        <w:rPr>
          <w:rFonts w:ascii="Cambria" w:hAnsi="Cambria"/>
          <w:bCs/>
          <w:i/>
          <w:sz w:val="20"/>
          <w:szCs w:val="20"/>
        </w:rPr>
      </w:r>
      <w:r>
        <w:rPr>
          <w:rFonts w:ascii="Cambria" w:hAnsi="Cambria"/>
          <w:bCs/>
          <w:i/>
          <w:sz w:val="20"/>
          <w:szCs w:val="20"/>
          <w:rPrChange w:id="611" w:author="Ai Kimoto" w:date="2026-05-18T17:30:00Z">
            <w:rPr>
              <w:bCs/>
              <w:i/>
            </w:rPr>
          </w:rPrChange>
        </w:rPr>
      </w:r>
    </w:p>
    <w:p>
      <w:pPr>
        <w:pBdr/>
        <w:spacing w:after="0" w:line="240" w:lineRule="auto"/>
        <w:ind/>
        <w:jc w:val="both"/>
        <w:rPr>
          <w:rFonts w:ascii="Cambria" w:hAnsi="Cambria"/>
          <w:sz w:val="20"/>
          <w:szCs w:val="20"/>
          <w:rPrChange w:id="612" w:author="Ai Kimoto" w:date="2026-05-18T17:30:00Z">
            <w:rPr/>
          </w:rPrChange>
        </w:rPr>
        <w:pPrChange w:author="Ai Kimoto" w:date="2026-05-18T17:29:00Z" w:id="613">
          <w:pPr>
            <w:pBdr/>
            <w:spacing w:line="240" w:lineRule="auto"/>
            <w:ind/>
            <w:jc w:val="both"/>
          </w:pPr>
        </w:pPrChange>
      </w:pPr>
      <w:r>
        <w:rPr>
          <w:rFonts w:ascii="Cambria" w:hAnsi="Cambria" w:eastAsia="Times New Roman" w:cs="Times New Roman"/>
          <w:sz w:val="20"/>
          <w:szCs w:val="20"/>
          <w:rPrChange w:id="614" w:author="Ai Kimoto" w:date="2026-05-18T17:30:00Z">
            <w:rPr>
              <w:rFonts w:ascii="Times New Roman" w:hAnsi="Times New Roman" w:eastAsia="Times New Roman" w:cs="Times New Roman"/>
            </w:rPr>
          </w:rPrChange>
        </w:rPr>
        <w:t xml:space="preserve">This package is the primary software component for inclusion in the ICCAT software catalogue.</w:t>
      </w:r>
      <w:r>
        <w:rPr>
          <w:rFonts w:ascii="Cambria" w:hAnsi="Cambria"/>
          <w:sz w:val="20"/>
          <w:szCs w:val="20"/>
          <w:rPrChange w:id="615" w:author="Ai Kimoto" w:date="2026-05-18T17:30:00Z">
            <w:rPr/>
          </w:rPrChange>
        </w:rPr>
      </w:r>
    </w:p>
    <w:p>
      <w:pPr>
        <w:pStyle w:val="949"/>
        <w:numPr>
          <w:ilvl w:val="0"/>
          <w:numId w:val="4"/>
        </w:numPr>
        <w:pBdr/>
        <w:spacing w:after="0" w:line="240" w:lineRule="auto"/>
        <w:ind/>
        <w:jc w:val="both"/>
        <w:rPr>
          <w:rFonts w:ascii="Cambria" w:hAnsi="Cambria"/>
          <w:sz w:val="20"/>
          <w:szCs w:val="20"/>
          <w:rPrChange w:id="616" w:author="Ai Kimoto" w:date="2026-05-18T17:30:00Z">
            <w:rPr/>
          </w:rPrChange>
        </w:rPr>
        <w:pPrChange w:author="Ai Kimoto" w:date="2026-05-18T17:29:00Z" w:id="617">
          <w:pPr>
            <w:pStyle w:val="949"/>
            <w:numPr>
              <w:numId w:val="4"/>
            </w:numPr>
            <w:pBdr/>
            <w:spacing w:line="240" w:lineRule="auto"/>
            <w:ind w:hanging="360"/>
            <w:jc w:val="both"/>
          </w:pPr>
        </w:pPrChange>
      </w:pPr>
      <w:r>
        <w:rPr>
          <w:rFonts w:ascii="Cambria" w:hAnsi="Cambria" w:eastAsia="Times New Roman" w:cs="Times New Roman"/>
          <w:b/>
          <w:bCs/>
          <w:sz w:val="20"/>
          <w:szCs w:val="20"/>
          <w:rPrChange w:id="618" w:author="Ai Kimoto" w:date="2026-05-18T17:30:00Z">
            <w:rPr>
              <w:rFonts w:ascii="Times New Roman" w:hAnsi="Times New Roman" w:eastAsia="Times New Roman" w:cs="Times New Roman"/>
              <w:b/>
              <w:bCs/>
            </w:rPr>
          </w:rPrChange>
        </w:rPr>
        <w:t xml:space="preserve">GitHub:</w:t>
      </w:r>
      <w:r>
        <w:rPr>
          <w:rFonts w:ascii="Cambria" w:hAnsi="Cambria" w:eastAsia="Times New Roman" w:cs="Times New Roman"/>
          <w:sz w:val="20"/>
          <w:szCs w:val="20"/>
          <w:rPrChange w:id="619" w:author="Ai Kimoto" w:date="2026-05-18T17:30:00Z">
            <w:rPr>
              <w:rFonts w:ascii="Times New Roman" w:hAnsi="Times New Roman" w:eastAsia="Times New Roman" w:cs="Times New Roman"/>
            </w:rPr>
          </w:rPrChange>
        </w:rPr>
        <w:t xml:space="preserve"> https://github.com/flr/FLa4a  </w:t>
      </w:r>
      <w:r>
        <w:rPr>
          <w:rFonts w:ascii="Cambria" w:hAnsi="Cambria"/>
          <w:sz w:val="20"/>
          <w:szCs w:val="20"/>
          <w:rPrChange w:id="620" w:author="Ai Kimoto" w:date="2026-05-18T17:30:00Z">
            <w:rPr/>
          </w:rPrChange>
        </w:rPr>
      </w:r>
    </w:p>
    <w:p>
      <w:pPr>
        <w:pStyle w:val="949"/>
        <w:numPr>
          <w:ilvl w:val="0"/>
          <w:numId w:val="4"/>
        </w:numPr>
        <w:pBdr/>
        <w:spacing w:after="0" w:line="240" w:lineRule="auto"/>
        <w:ind/>
        <w:jc w:val="both"/>
        <w:rPr>
          <w:rFonts w:ascii="Cambria" w:hAnsi="Cambria"/>
          <w:sz w:val="20"/>
          <w:szCs w:val="20"/>
          <w:lang w:val="pt-BR"/>
          <w:rPrChange w:id="621" w:author="Ai Kimoto" w:date="2026-05-18T17:30:00Z">
            <w:rPr>
              <w:lang w:val="pt-BR"/>
            </w:rPr>
          </w:rPrChange>
        </w:rPr>
        <w:pPrChange w:author="Ai Kimoto" w:date="2026-05-18T17:29:00Z" w:id="622">
          <w:pPr>
            <w:pStyle w:val="949"/>
            <w:numPr>
              <w:numId w:val="4"/>
            </w:numPr>
            <w:pBdr/>
            <w:spacing w:line="240" w:lineRule="auto"/>
            <w:ind w:hanging="360"/>
            <w:jc w:val="both"/>
          </w:pPr>
        </w:pPrChange>
      </w:pPr>
      <w:r>
        <w:rPr>
          <w:rFonts w:ascii="Cambria" w:hAnsi="Cambria" w:eastAsia="Times New Roman" w:cs="Times New Roman"/>
          <w:b/>
          <w:bCs/>
          <w:sz w:val="20"/>
          <w:szCs w:val="20"/>
          <w:lang w:val="pt-BR"/>
          <w:rPrChange w:id="623" w:author="Ai Kimoto" w:date="2026-05-18T17:30:00Z">
            <w:rPr>
              <w:rFonts w:ascii="Times New Roman" w:hAnsi="Times New Roman" w:eastAsia="Times New Roman" w:cs="Times New Roman"/>
              <w:b/>
              <w:bCs/>
              <w:lang w:val="pt-BR"/>
            </w:rPr>
          </w:rPrChange>
        </w:rPr>
        <w:t xml:space="preserve">FLR r-universe:</w:t>
      </w:r>
      <w:r>
        <w:rPr>
          <w:rFonts w:ascii="Cambria" w:hAnsi="Cambria" w:eastAsia="Times New Roman" w:cs="Times New Roman"/>
          <w:sz w:val="20"/>
          <w:szCs w:val="20"/>
          <w:lang w:val="pt-BR"/>
          <w:rPrChange w:id="624" w:author="Ai Kimoto" w:date="2026-05-18T17:30:00Z">
            <w:rPr>
              <w:rFonts w:ascii="Times New Roman" w:hAnsi="Times New Roman" w:eastAsia="Times New Roman" w:cs="Times New Roman"/>
              <w:lang w:val="pt-BR"/>
            </w:rPr>
          </w:rPrChange>
        </w:rPr>
        <w:t xml:space="preserve"> https://flr.r-universe.dev/FLa4a</w:t>
      </w:r>
      <w:r>
        <w:rPr>
          <w:rFonts w:ascii="Cambria" w:hAnsi="Cambria"/>
          <w:sz w:val="20"/>
          <w:szCs w:val="20"/>
          <w:lang w:val="pt-BR"/>
          <w:rPrChange w:id="625" w:author="Ai Kimoto" w:date="2026-05-18T17:30:00Z">
            <w:rPr>
              <w:lang w:val="pt-BR"/>
            </w:rPr>
          </w:rPrChange>
        </w:rPr>
      </w:r>
    </w:p>
    <w:p>
      <w:pPr>
        <w:pStyle w:val="949"/>
        <w:numPr>
          <w:ilvl w:val="0"/>
          <w:numId w:val="4"/>
        </w:numPr>
        <w:pBdr/>
        <w:spacing w:after="0" w:line="240" w:lineRule="auto"/>
        <w:ind/>
        <w:jc w:val="both"/>
        <w:rPr>
          <w:rFonts w:ascii="Cambria" w:hAnsi="Cambria"/>
          <w:sz w:val="20"/>
          <w:szCs w:val="20"/>
          <w:rPrChange w:id="626" w:author="Ai Kimoto" w:date="2026-05-18T17:30:00Z">
            <w:rPr/>
          </w:rPrChange>
        </w:rPr>
        <w:pPrChange w:author="Ai Kimoto" w:date="2026-05-18T17:29:00Z" w:id="627">
          <w:pPr>
            <w:pStyle w:val="949"/>
            <w:numPr>
              <w:numId w:val="4"/>
            </w:numPr>
            <w:pBdr/>
            <w:spacing w:line="240" w:lineRule="auto"/>
            <w:ind w:hanging="360"/>
            <w:jc w:val="both"/>
          </w:pPr>
        </w:pPrChange>
      </w:pPr>
      <w:r>
        <w:rPr>
          <w:rFonts w:ascii="Cambria" w:hAnsi="Cambria" w:eastAsia="Times New Roman" w:cs="Times New Roman"/>
          <w:b/>
          <w:bCs/>
          <w:sz w:val="20"/>
          <w:szCs w:val="20"/>
          <w:rPrChange w:id="628" w:author="Ai Kimoto" w:date="2026-05-18T17:30:00Z">
            <w:rPr>
              <w:rFonts w:ascii="Times New Roman" w:hAnsi="Times New Roman" w:eastAsia="Times New Roman" w:cs="Times New Roman"/>
              <w:b/>
              <w:bCs/>
            </w:rPr>
          </w:rPrChange>
        </w:rPr>
        <w:t xml:space="preserve">CRAN/FLR install:</w:t>
      </w:r>
      <w:r>
        <w:rPr>
          <w:rFonts w:ascii="Cambria" w:hAnsi="Cambria" w:eastAsia="Times New Roman" w:cs="Times New Roman"/>
          <w:sz w:val="20"/>
          <w:szCs w:val="20"/>
          <w:rPrChange w:id="629" w:author="Ai Kimoto" w:date="2026-05-18T17:30:00Z">
            <w:rPr>
              <w:rFonts w:ascii="Times New Roman" w:hAnsi="Times New Roman" w:eastAsia="Times New Roman" w:cs="Times New Roman"/>
            </w:rPr>
          </w:rPrChange>
        </w:rPr>
        <w:t xml:space="preserve"> `</w:t>
      </w:r>
      <w:r>
        <w:rPr>
          <w:rFonts w:ascii="Cambria" w:hAnsi="Cambria" w:eastAsia="Times New Roman" w:cs="Times New Roman"/>
          <w:sz w:val="20"/>
          <w:szCs w:val="20"/>
          <w:rPrChange w:id="630" w:author="Ai Kimoto" w:date="2026-05-18T17:30:00Z">
            <w:rPr>
              <w:rFonts w:ascii="Times New Roman" w:hAnsi="Times New Roman" w:eastAsia="Times New Roman" w:cs="Times New Roman"/>
            </w:rPr>
          </w:rPrChange>
        </w:rPr>
        <w:t xml:space="preserve">install.packages</w:t>
      </w:r>
      <w:r>
        <w:rPr>
          <w:rFonts w:ascii="Cambria" w:hAnsi="Cambria" w:eastAsia="Times New Roman" w:cs="Times New Roman"/>
          <w:sz w:val="20"/>
          <w:szCs w:val="20"/>
          <w:rPrChange w:id="631" w:author="Ai Kimoto" w:date="2026-05-18T17:30:00Z">
            <w:rPr>
              <w:rFonts w:ascii="Times New Roman" w:hAnsi="Times New Roman" w:eastAsia="Times New Roman" w:cs="Times New Roman"/>
            </w:rPr>
          </w:rPrChange>
        </w:rPr>
        <w:t xml:space="preserve">(</w:t>
      </w:r>
      <w:r>
        <w:rPr>
          <w:rFonts w:ascii="Cambria" w:hAnsi="Cambria" w:eastAsia="Times New Roman" w:cs="Times New Roman"/>
          <w:sz w:val="20"/>
          <w:szCs w:val="20"/>
          <w:rPrChange w:id="632" w:author="Ai Kimoto" w:date="2026-05-18T17:30:00Z">
            <w:rPr>
              <w:rFonts w:ascii="Times New Roman" w:hAnsi="Times New Roman" w:eastAsia="Times New Roman" w:cs="Times New Roman"/>
            </w:rPr>
          </w:rPrChange>
        </w:rPr>
        <w:t xml:space="preserve">c(</w:t>
      </w:r>
      <w:r>
        <w:rPr>
          <w:rFonts w:ascii="Cambria" w:hAnsi="Cambria" w:eastAsia="Times New Roman" w:cs="Times New Roman"/>
          <w:sz w:val="20"/>
          <w:szCs w:val="20"/>
          <w:rPrChange w:id="633" w:author="Ai Kimoto" w:date="2026-05-18T17:30:00Z">
            <w:rPr>
              <w:rFonts w:ascii="Times New Roman" w:hAnsi="Times New Roman" w:eastAsia="Times New Roman" w:cs="Times New Roman"/>
            </w:rPr>
          </w:rPrChange>
        </w:rPr>
        <w:t xml:space="preserve">"FLCore","FLa4a","FLBRP","FLasher", "a4adiags","ggplotFL"), repos=</w:t>
      </w:r>
      <w:r>
        <w:rPr>
          <w:rFonts w:ascii="Cambria" w:hAnsi="Cambria" w:eastAsia="Times New Roman" w:cs="Times New Roman"/>
          <w:sz w:val="20"/>
          <w:szCs w:val="20"/>
          <w:rPrChange w:id="634" w:author="Ai Kimoto" w:date="2026-05-18T17:30:00Z">
            <w:rPr>
              <w:rFonts w:ascii="Times New Roman" w:hAnsi="Times New Roman" w:eastAsia="Times New Roman" w:cs="Times New Roman"/>
            </w:rPr>
          </w:rPrChange>
        </w:rPr>
        <w:t xml:space="preserve">c(</w:t>
      </w:r>
      <w:r>
        <w:rPr>
          <w:rFonts w:ascii="Cambria" w:hAnsi="Cambria" w:eastAsia="Times New Roman" w:cs="Times New Roman"/>
          <w:sz w:val="20"/>
          <w:szCs w:val="20"/>
          <w:rPrChange w:id="635" w:author="Ai Kimoto" w:date="2026-05-18T17:30:00Z">
            <w:rPr>
              <w:rFonts w:ascii="Times New Roman" w:hAnsi="Times New Roman" w:eastAsia="Times New Roman" w:cs="Times New Roman"/>
            </w:rPr>
          </w:rPrChange>
        </w:rPr>
        <w:t xml:space="preserve">FLR="https://flr.r-universe.dev", CRAN="</w:t>
      </w:r>
      <w:r>
        <w:rPr>
          <w:rFonts w:ascii="Cambria" w:hAnsi="Cambria" w:eastAsia="Times New Roman" w:cs="Times New Roman"/>
          <w:sz w:val="20"/>
          <w:szCs w:val="20"/>
          <w:rPrChange w:id="636" w:author="Ai Kimoto" w:date="2026-05-18T17:30:00Z">
            <w:rPr>
              <w:rFonts w:ascii="Times New Roman" w:hAnsi="Times New Roman" w:eastAsia="Times New Roman" w:cs="Times New Roman"/>
            </w:rPr>
          </w:rPrChange>
        </w:rPr>
        <w:t xml:space="preserve">https://cloud.r-project.org"))`</w:t>
      </w:r>
      <w:r>
        <w:rPr>
          <w:rFonts w:ascii="Cambria" w:hAnsi="Cambria"/>
          <w:sz w:val="20"/>
          <w:szCs w:val="20"/>
          <w:rPrChange w:id="637" w:author="Ai Kimoto" w:date="2026-05-18T17:30:00Z">
            <w:rPr/>
          </w:rPrChange>
        </w:rPr>
      </w:r>
    </w:p>
    <w:p>
      <w:pPr>
        <w:pBdr/>
        <w:spacing w:after="0" w:line="240" w:lineRule="auto"/>
        <w:ind/>
        <w:jc w:val="both"/>
        <w:rPr>
          <w:rFonts w:ascii="Cambria" w:hAnsi="Cambria"/>
          <w:sz w:val="20"/>
          <w:szCs w:val="20"/>
          <w:rPrChange w:id="638" w:author="Ai Kimoto" w:date="2026-05-18T17:30:00Z">
            <w:rPr/>
          </w:rPrChange>
        </w:rPr>
        <w:pPrChange w:author="Ai Kimoto" w:date="2026-05-18T17:29:00Z" w:id="639">
          <w:pPr>
            <w:pBdr/>
            <w:spacing w:line="240" w:lineRule="auto"/>
            <w:ind/>
            <w:jc w:val="both"/>
          </w:pPr>
        </w:pPrChange>
      </w:pPr>
      <w:r>
        <w:rPr>
          <w:rFonts w:ascii="Cambria" w:hAnsi="Cambria"/>
          <w:sz w:val="20"/>
          <w:szCs w:val="20"/>
        </w:rPr>
      </w:r>
      <w:r>
        <w:rPr>
          <w:rFonts w:ascii="Cambria" w:hAnsi="Cambria"/>
          <w:sz w:val="20"/>
          <w:szCs w:val="20"/>
          <w:rPrChange w:id="640" w:author="Ai Kimoto" w:date="2026-05-18T17:30:00Z">
            <w:rPr/>
          </w:rPrChange>
        </w:rPr>
      </w:r>
    </w:p>
    <w:p>
      <w:pPr>
        <w:pBdr/>
        <w:spacing w:after="0" w:line="240" w:lineRule="auto"/>
        <w:ind/>
        <w:jc w:val="both"/>
        <w:rPr>
          <w:ins w:id="641"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642" w:author="Ai Kimoto" w:date="2026-05-18T17:30:00Z">
            <w:rPr>
              <w:rFonts w:ascii="Times New Roman" w:hAnsi="Times New Roman" w:eastAsia="Times New Roman" w:cs="Times New Roman"/>
            </w:rPr>
          </w:rPrChange>
        </w:rPr>
        <w:t xml:space="preserve">The FLa4a package fits statist</w:t>
      </w:r>
      <w:r>
        <w:rPr>
          <w:rFonts w:ascii="Cambria" w:hAnsi="Cambria" w:eastAsia="Times New Roman" w:cs="Times New Roman"/>
          <w:sz w:val="20"/>
          <w:szCs w:val="20"/>
          <w:rPrChange w:id="643" w:author="Ai Kimoto" w:date="2026-05-18T17:30:00Z">
            <w:rPr>
              <w:rFonts w:ascii="Times New Roman" w:hAnsi="Times New Roman" w:eastAsia="Times New Roman" w:cs="Times New Roman"/>
            </w:rPr>
          </w:rPrChange>
        </w:rPr>
        <w:t xml:space="preserve">ical catch-at-age models to fisheries catch data and abundance indices (both scientific survey and commercial CPUE). It supports growth modelling, natural mortality modelling, stochastic length-to-age conversion, and projection under harvest control rules.</w:t>
      </w:r>
      <w:ins w:id="644" w:author="Ai Kimoto" w:date="2026-05-18T17:32:00Z">
        <w:r>
          <w:rPr>
            <w:rFonts w:ascii="Cambria" w:hAnsi="Cambria" w:eastAsia="Times New Roman" w:cs="Times New Roman"/>
            <w:sz w:val="20"/>
            <w:szCs w:val="20"/>
          </w:rPr>
        </w:r>
      </w:ins>
    </w:p>
    <w:p>
      <w:pPr>
        <w:pBdr/>
        <w:spacing w:after="0" w:line="240" w:lineRule="auto"/>
        <w:ind/>
        <w:jc w:val="both"/>
        <w:rPr>
          <w:rFonts w:ascii="Cambria" w:hAnsi="Cambria"/>
          <w:sz w:val="20"/>
          <w:szCs w:val="20"/>
          <w:rPrChange w:id="645" w:author="Ai Kimoto" w:date="2026-05-18T17:30:00Z">
            <w:rPr/>
          </w:rPrChange>
        </w:rPr>
        <w:pPrChange w:author="Ai Kimoto" w:date="2026-05-18T17:29:00Z" w:id="646">
          <w:pPr>
            <w:pBdr/>
            <w:spacing w:line="240" w:lineRule="auto"/>
            <w:ind/>
            <w:jc w:val="both"/>
          </w:pPr>
        </w:pPrChange>
      </w:pPr>
      <w:r>
        <w:rPr>
          <w:rFonts w:ascii="Cambria" w:hAnsi="Cambria"/>
          <w:sz w:val="20"/>
          <w:szCs w:val="20"/>
        </w:rPr>
      </w:r>
      <w:r>
        <w:rPr>
          <w:rFonts w:ascii="Cambria" w:hAnsi="Cambria"/>
          <w:sz w:val="20"/>
          <w:szCs w:val="20"/>
          <w:rPrChange w:id="647" w:author="Ai Kimoto" w:date="2026-05-18T17:30:00Z">
            <w:rPr/>
          </w:rPrChange>
        </w:rPr>
      </w:r>
    </w:p>
    <w:p>
      <w:pPr>
        <w:pBdr/>
        <w:spacing w:after="0" w:line="240" w:lineRule="auto"/>
        <w:ind/>
        <w:jc w:val="both"/>
        <w:rPr>
          <w:del w:id="649" w:author="Ai Kimoto" w:date="2026-05-18T17:33:00Z"/>
          <w:rFonts w:ascii="Cambria" w:hAnsi="Cambria"/>
          <w:b/>
          <w:bCs/>
          <w:sz w:val="20"/>
          <w:szCs w:val="20"/>
          <w:rPrChange w:id="648" w:author="Ai Kimoto" w:date="2026-05-18T17:30:00Z">
            <w:rPr>
              <w:b/>
              <w:bCs/>
            </w:rPr>
          </w:rPrChange>
        </w:rPr>
        <w:pPrChange w:author="Ai Kimoto" w:date="2026-05-18T17:29:00Z" w:id="650">
          <w:pPr>
            <w:pBdr/>
            <w:spacing w:line="240" w:lineRule="auto"/>
            <w:ind/>
            <w:jc w:val="both"/>
          </w:pPr>
        </w:pPrChange>
      </w:pPr>
      <w:r>
        <w:rPr>
          <w:rFonts w:ascii="Cambria" w:hAnsi="Cambria" w:eastAsia="Times New Roman" w:cs="Times New Roman"/>
          <w:b/>
          <w:bCs/>
          <w:sz w:val="20"/>
          <w:szCs w:val="20"/>
          <w:rPrChange w:id="651" w:author="Ai Kimoto" w:date="2026-05-18T17:30:00Z">
            <w:rPr>
              <w:rFonts w:ascii="Times New Roman" w:hAnsi="Times New Roman" w:eastAsia="Times New Roman" w:cs="Times New Roman"/>
              <w:b/>
              <w:bCs/>
            </w:rPr>
          </w:rPrChange>
        </w:rPr>
        <w:t xml:space="preserve">a4adiags Diagnostics Package</w:t>
      </w:r>
      <w:ins w:id="652" w:author="Ai Kimoto" w:date="2026-05-18T17:33:00Z">
        <w:r>
          <w:rPr>
            <w:rFonts w:ascii="Cambria" w:hAnsi="Cambria" w:eastAsia="Times New Roman" w:cs="Times New Roman"/>
            <w:i/>
            <w:iCs/>
            <w:sz w:val="20"/>
            <w:szCs w:val="20"/>
          </w:rPr>
          <w:t xml:space="preserve">: </w:t>
        </w:r>
      </w:ins>
      <w:del w:id="653" w:author="Ai Kimoto" w:date="2026-05-18T17:33:00Z">
        <w:r>
          <w:rPr>
            <w:rFonts w:ascii="Cambria" w:hAnsi="Cambria"/>
            <w:b/>
            <w:bCs/>
            <w:sz w:val="20"/>
            <w:szCs w:val="20"/>
            <w:rPrChange w:id="654" w:author="Ai Kimoto" w:date="2026-05-18T17:30:00Z">
              <w:rPr>
                <w:b/>
                <w:bCs/>
              </w:rPr>
            </w:rPrChange>
          </w:rPr>
        </w:r>
      </w:del>
    </w:p>
    <w:p>
      <w:pPr>
        <w:pBdr/>
        <w:spacing w:after="0" w:line="240" w:lineRule="auto"/>
        <w:ind/>
        <w:jc w:val="both"/>
        <w:rPr>
          <w:del w:id="656" w:author="Ai Kimoto" w:date="2026-05-18T17:33:00Z"/>
          <w:rFonts w:ascii="Cambria" w:hAnsi="Cambria"/>
          <w:sz w:val="20"/>
          <w:szCs w:val="20"/>
          <w:rPrChange w:id="655" w:author="Ai Kimoto" w:date="2026-05-18T17:30:00Z">
            <w:rPr/>
          </w:rPrChange>
        </w:rPr>
        <w:pPrChange w:author="Ai Kimoto" w:date="2026-05-18T17:33:00Z" w:id="657">
          <w:pPr>
            <w:pBdr/>
            <w:spacing w:line="240" w:lineRule="auto"/>
            <w:ind/>
            <w:jc w:val="both"/>
          </w:pPr>
        </w:pPrChange>
      </w:pPr>
      <w:r>
        <w:rPr>
          <w:rFonts w:ascii="Cambria" w:hAnsi="Cambria"/>
          <w:sz w:val="20"/>
          <w:szCs w:val="20"/>
        </w:rPr>
      </w:r>
      <w:del w:id="658" w:author="Ai Kimoto" w:date="2026-05-18T17:33:00Z">
        <w:r>
          <w:rPr>
            <w:rFonts w:ascii="Cambria" w:hAnsi="Cambria"/>
            <w:sz w:val="20"/>
            <w:szCs w:val="20"/>
            <w:rPrChange w:id="659" w:author="Ai Kimoto" w:date="2026-05-18T17:30:00Z">
              <w:rPr/>
            </w:rPrChange>
          </w:rPr>
        </w:r>
      </w:del>
    </w:p>
    <w:p>
      <w:pPr>
        <w:pBdr/>
        <w:spacing w:after="0" w:line="240" w:lineRule="auto"/>
        <w:ind/>
        <w:jc w:val="both"/>
        <w:rPr>
          <w:ins w:id="660" w:author="Ai Kimoto" w:date="2026-05-18T17:33:00Z"/>
          <w:rFonts w:ascii="Cambria" w:hAnsi="Cambria" w:eastAsia="Times New Roman" w:cs="Times New Roman"/>
          <w:i/>
          <w:iCs/>
          <w:sz w:val="20"/>
          <w:szCs w:val="20"/>
        </w:rPr>
      </w:pPr>
      <w:r>
        <w:rPr>
          <w:rFonts w:ascii="Cambria" w:hAnsi="Cambria" w:eastAsia="Times New Roman" w:cs="Times New Roman"/>
          <w:i/>
          <w:iCs/>
          <w:sz w:val="20"/>
          <w:szCs w:val="20"/>
          <w:rPrChange w:id="661" w:author="Ai Kimoto" w:date="2026-05-18T17:30:00Z">
            <w:rPr>
              <w:rFonts w:ascii="Times New Roman" w:hAnsi="Times New Roman" w:eastAsia="Times New Roman" w:cs="Times New Roman"/>
              <w:i/>
              <w:iCs/>
            </w:rPr>
          </w:rPrChange>
        </w:rPr>
        <w:t xml:space="preserve">Developed by Mosqueira and Winker</w:t>
      </w:r>
      <w:ins w:id="662" w:author="Ai Kimoto" w:date="2026-05-18T17:33:00Z">
        <w:r>
          <w:rPr>
            <w:rFonts w:ascii="Cambria" w:hAnsi="Cambria" w:eastAsia="Times New Roman" w:cs="Times New Roman"/>
            <w:i/>
            <w:iCs/>
            <w:sz w:val="20"/>
            <w:szCs w:val="20"/>
          </w:rPr>
        </w:r>
      </w:ins>
    </w:p>
    <w:p>
      <w:pPr>
        <w:pBdr/>
        <w:spacing w:after="0" w:line="240" w:lineRule="auto"/>
        <w:ind/>
        <w:jc w:val="both"/>
        <w:rPr>
          <w:rFonts w:ascii="Cambria" w:hAnsi="Cambria"/>
          <w:bCs/>
          <w:i/>
          <w:sz w:val="20"/>
          <w:szCs w:val="20"/>
          <w:rPrChange w:id="663" w:author="Ai Kimoto" w:date="2026-05-18T17:30:00Z">
            <w:rPr>
              <w:bCs/>
              <w:i/>
            </w:rPr>
          </w:rPrChange>
        </w:rPr>
        <w:pPrChange w:author="Ai Kimoto" w:date="2026-05-18T17:29:00Z" w:id="664">
          <w:pPr>
            <w:pBdr/>
            <w:spacing w:line="240" w:lineRule="auto"/>
            <w:ind/>
            <w:jc w:val="both"/>
          </w:pPr>
        </w:pPrChange>
      </w:pPr>
      <w:r>
        <w:rPr>
          <w:rFonts w:ascii="Cambria" w:hAnsi="Cambria"/>
          <w:bCs/>
          <w:i/>
          <w:sz w:val="20"/>
          <w:szCs w:val="20"/>
        </w:rPr>
      </w:r>
      <w:r>
        <w:rPr>
          <w:rFonts w:ascii="Cambria" w:hAnsi="Cambria"/>
          <w:bCs/>
          <w:i/>
          <w:sz w:val="20"/>
          <w:szCs w:val="20"/>
          <w:rPrChange w:id="665" w:author="Ai Kimoto" w:date="2026-05-18T17:30:00Z">
            <w:rPr>
              <w:bCs/>
              <w:i/>
            </w:rPr>
          </w:rPrChange>
        </w:rPr>
      </w:r>
    </w:p>
    <w:p>
      <w:pPr>
        <w:pBdr/>
        <w:spacing w:after="0" w:line="240" w:lineRule="auto"/>
        <w:ind/>
        <w:jc w:val="both"/>
        <w:rPr>
          <w:rFonts w:ascii="Cambria" w:hAnsi="Cambria"/>
          <w:sz w:val="20"/>
          <w:szCs w:val="20"/>
          <w:rPrChange w:id="666" w:author="Ai Kimoto" w:date="2026-05-18T17:30:00Z">
            <w:rPr/>
          </w:rPrChange>
        </w:rPr>
        <w:pPrChange w:author="Ai Kimoto" w:date="2026-05-18T17:29:00Z" w:id="667">
          <w:pPr>
            <w:pBdr/>
            <w:spacing w:line="240" w:lineRule="auto"/>
            <w:ind/>
            <w:jc w:val="both"/>
          </w:pPr>
        </w:pPrChange>
      </w:pPr>
      <w:r>
        <w:rPr>
          <w:rFonts w:ascii="Cambria" w:hAnsi="Cambria" w:eastAsia="Times New Roman" w:cs="Times New Roman"/>
          <w:sz w:val="20"/>
          <w:szCs w:val="20"/>
          <w:rPrChange w:id="668" w:author="Ai Kimoto" w:date="2026-05-18T17:30:00Z">
            <w:rPr>
              <w:rFonts w:ascii="Times New Roman" w:hAnsi="Times New Roman" w:eastAsia="Times New Roman" w:cs="Times New Roman"/>
            </w:rPr>
          </w:rPrChange>
        </w:rPr>
        <w:t xml:space="preserve">A companion R-package providing extended diagnostics including hindcast evaluation (MASE), following the recommendations of Carvalho et al. (2021) and Kell et al. (2016).</w:t>
      </w:r>
      <w:r>
        <w:rPr>
          <w:rFonts w:ascii="Cambria" w:hAnsi="Cambria"/>
          <w:sz w:val="20"/>
          <w:szCs w:val="20"/>
          <w:rPrChange w:id="669" w:author="Ai Kimoto" w:date="2026-05-18T17:30:00Z">
            <w:rPr/>
          </w:rPrChange>
        </w:rPr>
      </w:r>
    </w:p>
    <w:p>
      <w:pPr>
        <w:pStyle w:val="949"/>
        <w:numPr>
          <w:ilvl w:val="0"/>
          <w:numId w:val="6"/>
        </w:numPr>
        <w:pBdr/>
        <w:spacing w:after="0" w:line="240" w:lineRule="auto"/>
        <w:ind/>
        <w:jc w:val="both"/>
        <w:rPr>
          <w:rFonts w:ascii="Cambria" w:hAnsi="Cambria" w:eastAsia="Times New Roman" w:cs="Times New Roman"/>
          <w:sz w:val="20"/>
          <w:szCs w:val="20"/>
          <w:rPrChange w:id="670" w:author="Ai Kimoto" w:date="2026-05-18T17:30:00Z">
            <w:rPr>
              <w:rFonts w:ascii="Times New Roman" w:hAnsi="Times New Roman" w:eastAsia="Times New Roman" w:cs="Times New Roman"/>
            </w:rPr>
          </w:rPrChange>
        </w:rPr>
        <w:pPrChange w:author="Ai Kimoto" w:date="2026-05-18T17:29:00Z" w:id="671">
          <w:pPr>
            <w:pStyle w:val="949"/>
            <w:numPr>
              <w:numId w:val="6"/>
            </w:numPr>
            <w:pBdr/>
            <w:spacing w:line="240" w:lineRule="auto"/>
            <w:ind w:hanging="360" w:left="709"/>
            <w:jc w:val="both"/>
          </w:pPr>
        </w:pPrChange>
      </w:pPr>
      <w:r>
        <w:rPr>
          <w:rFonts w:ascii="Cambria" w:hAnsi="Cambria" w:eastAsia="Times New Roman" w:cs="Times New Roman"/>
          <w:b/>
          <w:bCs/>
          <w:sz w:val="20"/>
          <w:szCs w:val="20"/>
          <w:rPrChange w:id="672" w:author="Ai Kimoto" w:date="2026-05-18T17:30:00Z">
            <w:rPr>
              <w:rFonts w:ascii="Times New Roman" w:hAnsi="Times New Roman" w:eastAsia="Times New Roman" w:cs="Times New Roman"/>
              <w:b/>
              <w:bCs/>
            </w:rPr>
          </w:rPrChange>
        </w:rPr>
        <w:t xml:space="preserve">GitHub:</w:t>
      </w:r>
      <w:r>
        <w:rPr>
          <w:rFonts w:ascii="Cambria" w:hAnsi="Cambria" w:eastAsia="Times New Roman" w:cs="Times New Roman"/>
          <w:sz w:val="20"/>
          <w:szCs w:val="20"/>
          <w:rPrChange w:id="673" w:author="Ai Kimoto" w:date="2026-05-18T17:30:00Z">
            <w:rPr>
              <w:rFonts w:ascii="Times New Roman" w:hAnsi="Times New Roman" w:eastAsia="Times New Roman" w:cs="Times New Roman"/>
            </w:rPr>
          </w:rPrChange>
        </w:rPr>
        <w:t xml:space="preserve"> </w:t>
      </w:r>
      <w:r>
        <w:rPr>
          <w:rFonts w:ascii="Cambria" w:hAnsi="Cambria"/>
          <w:sz w:val="20"/>
          <w:szCs w:val="20"/>
          <w:rPrChange w:id="674" w:author="Ai Kimoto" w:date="2026-05-18T17:30:00Z">
            <w:rPr/>
          </w:rPrChange>
        </w:rPr>
        <w:fldChar w:fldCharType="begin"/>
      </w:r>
      <w:r>
        <w:rPr>
          <w:rFonts w:ascii="Cambria" w:hAnsi="Cambria"/>
          <w:sz w:val="20"/>
          <w:szCs w:val="20"/>
          <w:rPrChange w:id="675" w:author="Ai Kimoto" w:date="2026-05-18T17:30:00Z">
            <w:rPr/>
          </w:rPrChange>
        </w:rPr>
        <w:instrText xml:space="preserve">HYPERLINK "https://github.com/flr/a4adiags" \o "https://github.com/flr/a4adiags"</w:instrText>
      </w:r>
      <w:r>
        <w:rPr>
          <w:rFonts w:ascii="Cambria" w:hAnsi="Cambria"/>
          <w:sz w:val="20"/>
          <w:szCs w:val="20"/>
          <w:rPrChange w:id="676" w:author="Ai Kimoto" w:date="2026-05-18T17:30:00Z">
            <w:rPr/>
          </w:rPrChange>
        </w:rPr>
        <w:fldChar w:fldCharType="separate"/>
      </w:r>
      <w:r>
        <w:rPr>
          <w:rStyle w:val="935"/>
          <w:rFonts w:ascii="Cambria" w:hAnsi="Cambria" w:eastAsia="Times New Roman" w:cs="Times New Roman"/>
          <w:sz w:val="20"/>
          <w:szCs w:val="20"/>
          <w:rPrChange w:id="677" w:author="Ai Kimoto" w:date="2026-05-18T17:30:00Z">
            <w:rPr>
              <w:rFonts w:ascii="Times New Roman" w:hAnsi="Times New Roman" w:eastAsia="Times New Roman" w:cs="Times New Roman"/>
            </w:rPr>
          </w:rPrChange>
        </w:rPr>
        <w:t xml:space="preserve">https://github.com/flr/a4adiags</w:t>
      </w:r>
      <w:r>
        <w:rPr>
          <w:rFonts w:ascii="Cambria" w:hAnsi="Cambria"/>
          <w:sz w:val="20"/>
          <w:szCs w:val="20"/>
          <w:rPrChange w:id="678" w:author="Ai Kimoto" w:date="2026-05-18T17:30:00Z">
            <w:rPr/>
          </w:rPrChange>
        </w:rPr>
        <w:fldChar w:fldCharType="end"/>
      </w:r>
      <w:r>
        <w:rPr>
          <w:rFonts w:ascii="Cambria" w:hAnsi="Cambria" w:eastAsia="Times New Roman" w:cs="Times New Roman"/>
          <w:sz w:val="20"/>
          <w:szCs w:val="20"/>
          <w:rPrChange w:id="679"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sz w:val="20"/>
          <w:szCs w:val="20"/>
          <w:rPrChange w:id="680" w:author="Ai Kimoto" w:date="2026-05-18T17:30:00Z">
            <w:rPr>
              <w:rFonts w:ascii="Times New Roman" w:hAnsi="Times New Roman" w:eastAsia="Times New Roman" w:cs="Times New Roman"/>
            </w:rPr>
          </w:rPrChange>
        </w:rPr>
        <w:pPrChange w:author="Ai Kimoto" w:date="2026-05-18T17:29:00Z" w:id="681">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682" w:author="Ai Kimoto" w:date="2026-05-18T17:30:00Z">
            <w:rPr>
              <w:rFonts w:ascii="Times New Roman" w:hAnsi="Times New Roman" w:eastAsia="Times New Roman" w:cs="Times New Roman"/>
            </w:rPr>
          </w:rPrChange>
        </w:rPr>
      </w:r>
    </w:p>
    <w:p>
      <w:pPr>
        <w:pBdr/>
        <w:spacing w:after="0" w:line="240" w:lineRule="auto"/>
        <w:ind/>
        <w:jc w:val="both"/>
        <w:rPr>
          <w:ins w:id="683" w:author="Ai Kimoto" w:date="2026-05-18T17:32:00Z"/>
          <w:rFonts w:ascii="Cambria" w:hAnsi="Cambria" w:eastAsia="Times New Roman" w:cs="Times New Roman"/>
          <w:b/>
          <w:bCs/>
          <w:sz w:val="20"/>
          <w:szCs w:val="20"/>
        </w:rPr>
      </w:pPr>
      <w:r>
        <w:rPr>
          <w:rFonts w:ascii="Cambria" w:hAnsi="Cambria" w:eastAsia="Times New Roman" w:cs="Times New Roman"/>
          <w:b/>
          <w:bCs/>
          <w:sz w:val="20"/>
          <w:szCs w:val="20"/>
          <w:rPrChange w:id="684" w:author="Ai Kimoto" w:date="2026-05-18T17:30:00Z">
            <w:rPr>
              <w:rFonts w:ascii="Times New Roman" w:hAnsi="Times New Roman" w:eastAsia="Times New Roman" w:cs="Times New Roman"/>
              <w:b/>
              <w:bCs/>
              <w:sz w:val="24"/>
              <w:szCs w:val="24"/>
            </w:rPr>
          </w:rPrChange>
        </w:rPr>
        <w:t xml:space="preserve">Conclusions</w:t>
      </w:r>
      <w:ins w:id="685" w:author="Ai Kimoto" w:date="2026-05-18T17:32: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686" w:author="Ai Kimoto" w:date="2026-05-18T17:30:00Z">
            <w:rPr>
              <w:b/>
              <w:bCs/>
              <w:sz w:val="24"/>
              <w:szCs w:val="24"/>
            </w:rPr>
          </w:rPrChange>
        </w:rPr>
        <w:pPrChange w:author="Ai Kimoto" w:date="2026-05-18T17:29:00Z" w:id="687">
          <w:pPr>
            <w:pBdr/>
            <w:spacing w:line="240" w:lineRule="auto"/>
            <w:ind/>
            <w:jc w:val="both"/>
          </w:pPr>
        </w:pPrChange>
      </w:pPr>
      <w:r>
        <w:rPr>
          <w:rFonts w:ascii="Cambria" w:hAnsi="Cambria"/>
          <w:b/>
          <w:bCs/>
          <w:sz w:val="20"/>
          <w:szCs w:val="20"/>
        </w:rPr>
      </w:r>
      <w:r>
        <w:rPr>
          <w:rFonts w:ascii="Cambria" w:hAnsi="Cambria"/>
          <w:b/>
          <w:bCs/>
          <w:sz w:val="20"/>
          <w:szCs w:val="20"/>
          <w:rPrChange w:id="688" w:author="Ai Kimoto" w:date="2026-05-18T17:30:00Z">
            <w:rPr>
              <w:b/>
              <w:bCs/>
              <w:sz w:val="24"/>
              <w:szCs w:val="24"/>
            </w:rPr>
          </w:rPrChange>
        </w:rPr>
      </w:r>
    </w:p>
    <w:p>
      <w:pPr>
        <w:pBdr/>
        <w:spacing w:after="0" w:line="240" w:lineRule="auto"/>
        <w:ind/>
        <w:jc w:val="both"/>
        <w:rPr>
          <w:rFonts w:ascii="Cambria" w:hAnsi="Cambria" w:eastAsia="Times New Roman" w:cs="Times New Roman"/>
          <w:sz w:val="20"/>
          <w:szCs w:val="20"/>
          <w:rPrChange w:id="689" w:author="Ai Kimoto" w:date="2026-05-18T17:30:00Z">
            <w:rPr>
              <w:rFonts w:ascii="Times New Roman" w:hAnsi="Times New Roman" w:eastAsia="Times New Roman" w:cs="Times New Roman"/>
            </w:rPr>
          </w:rPrChange>
        </w:rPr>
        <w:pPrChange w:author="Ai Kimoto" w:date="2026-05-18T17:29:00Z" w:id="690">
          <w:pPr>
            <w:pBdr/>
            <w:spacing w:line="240" w:lineRule="auto"/>
            <w:ind/>
            <w:jc w:val="both"/>
          </w:pPr>
        </w:pPrChange>
      </w:pPr>
      <w:r>
        <w:rPr>
          <w:rFonts w:ascii="Cambria" w:hAnsi="Cambria" w:eastAsia="Times New Roman" w:cs="Times New Roman"/>
          <w:sz w:val="20"/>
          <w:szCs w:val="20"/>
          <w:rPrChange w:id="691" w:author="Ai Kimoto" w:date="2026-05-18T17:30:00Z">
            <w:rPr>
              <w:rFonts w:ascii="Times New Roman" w:hAnsi="Times New Roman" w:eastAsia="Times New Roman" w:cs="Times New Roman"/>
            </w:rPr>
          </w:rPrChange>
        </w:rPr>
        <w:t xml:space="preserve">The a4a framework offers a flexible, well-documented, and widely applied age-structured stock assessment methodology with full uncertainty propagation and MSE compatibility. Its formula-based </w:t>
      </w:r>
      <w:r>
        <w:rPr>
          <w:rFonts w:ascii="Cambria" w:hAnsi="Cambria" w:eastAsia="Times New Roman" w:cs="Times New Roman"/>
          <w:sz w:val="20"/>
          <w:szCs w:val="20"/>
          <w:rPrChange w:id="692" w:author="Ai Kimoto" w:date="2026-05-18T17:30:00Z">
            <w:rPr>
              <w:rFonts w:ascii="Times New Roman" w:hAnsi="Times New Roman" w:eastAsia="Times New Roman" w:cs="Times New Roman"/>
            </w:rPr>
          </w:rPrChange>
        </w:rPr>
        <w:t xml:space="preserve">submodel</w:t>
      </w:r>
      <w:r>
        <w:rPr>
          <w:rFonts w:ascii="Cambria" w:hAnsi="Cambria" w:eastAsia="Times New Roman" w:cs="Times New Roman"/>
          <w:sz w:val="20"/>
          <w:szCs w:val="20"/>
          <w:rPrChange w:id="693" w:author="Ai Kimoto" w:date="2026-05-18T17:30:00Z">
            <w:rPr>
              <w:rFonts w:ascii="Times New Roman" w:hAnsi="Times New Roman" w:eastAsia="Times New Roman" w:cs="Times New Roman"/>
            </w:rPr>
          </w:rPrChange>
        </w:rPr>
        <w:t xml:space="preserve"> structure distinguishes it from other SCA approaches by providing unparalleled flexibi</w:t>
      </w:r>
      <w:r>
        <w:rPr>
          <w:rFonts w:ascii="Cambria" w:hAnsi="Cambria" w:eastAsia="Times New Roman" w:cs="Times New Roman"/>
          <w:sz w:val="20"/>
          <w:szCs w:val="20"/>
          <w:rPrChange w:id="694" w:author="Ai Kimoto" w:date="2026-05-18T17:30:00Z">
            <w:rPr>
              <w:rFonts w:ascii="Times New Roman" w:hAnsi="Times New Roman" w:eastAsia="Times New Roman" w:cs="Times New Roman"/>
            </w:rPr>
          </w:rPrChange>
        </w:rPr>
        <w:t xml:space="preserve">lity without sacrificing interpretability, making it suitable for the diverse range of species and data situations encountered in ICCAT. The authors recommend ICCAT consider the registration of the a4a methodology (`FLa4a`) in the ICCAT software catalogue.</w:t>
      </w:r>
      <w:r>
        <w:rPr>
          <w:rFonts w:ascii="Cambria" w:hAnsi="Cambria" w:eastAsia="Times New Roman" w:cs="Times New Roman"/>
          <w:sz w:val="20"/>
          <w:szCs w:val="20"/>
          <w:rPrChange w:id="695"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sz w:val="20"/>
          <w:szCs w:val="20"/>
          <w:rPrChange w:id="696" w:author="Ai Kimoto" w:date="2026-05-18T17:30:00Z">
            <w:rPr>
              <w:rFonts w:ascii="Times New Roman" w:hAnsi="Times New Roman" w:eastAsia="Times New Roman" w:cs="Times New Roman"/>
            </w:rPr>
          </w:rPrChange>
        </w:rPr>
        <w:pPrChange w:author="Ai Kimoto" w:date="2026-05-18T17:29:00Z" w:id="697">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698"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b/>
          <w:bCs/>
          <w:sz w:val="20"/>
          <w:szCs w:val="20"/>
          <w:rPrChange w:id="699" w:author="Ai Kimoto" w:date="2026-05-18T17:30:00Z">
            <w:rPr>
              <w:b/>
              <w:bCs/>
              <w:sz w:val="24"/>
              <w:szCs w:val="24"/>
            </w:rPr>
          </w:rPrChange>
        </w:rPr>
        <w:pPrChange w:author="Ai Kimoto" w:date="2026-05-18T17:29:00Z" w:id="700">
          <w:pPr>
            <w:pBdr/>
            <w:spacing w:line="240" w:lineRule="auto"/>
            <w:ind/>
            <w:jc w:val="both"/>
          </w:pPr>
        </w:pPrChange>
      </w:pPr>
      <w:r>
        <w:rPr>
          <w:rFonts w:ascii="Cambria" w:hAnsi="Cambria" w:eastAsia="Times New Roman" w:cs="Times New Roman"/>
          <w:b/>
          <w:bCs/>
          <w:sz w:val="20"/>
          <w:szCs w:val="20"/>
          <w:rPrChange w:id="701" w:author="Ai Kimoto" w:date="2026-05-18T17:30:00Z">
            <w:rPr>
              <w:rFonts w:ascii="Times New Roman" w:hAnsi="Times New Roman" w:eastAsia="Times New Roman" w:cs="Times New Roman"/>
              <w:b/>
              <w:bCs/>
              <w:sz w:val="24"/>
              <w:szCs w:val="24"/>
            </w:rPr>
          </w:rPrChange>
        </w:rPr>
        <w:t xml:space="preserve">References</w:t>
      </w:r>
      <w:r>
        <w:rPr>
          <w:rFonts w:ascii="Cambria" w:hAnsi="Cambria"/>
          <w:b/>
          <w:bCs/>
          <w:sz w:val="20"/>
          <w:szCs w:val="20"/>
          <w:rPrChange w:id="702" w:author="Ai Kimoto" w:date="2026-05-18T17:30:00Z">
            <w:rPr>
              <w:b/>
              <w:bCs/>
              <w:sz w:val="24"/>
              <w:szCs w:val="24"/>
            </w:rPr>
          </w:rPrChange>
        </w:rPr>
      </w:r>
    </w:p>
    <w:p>
      <w:pPr>
        <w:pBdr/>
        <w:spacing w:after="0" w:line="240" w:lineRule="auto"/>
        <w:ind w:hanging="432" w:left="432"/>
        <w:jc w:val="both"/>
        <w:rPr>
          <w:rFonts w:ascii="Cambria" w:hAnsi="Cambria"/>
          <w:sz w:val="20"/>
          <w:szCs w:val="20"/>
          <w:rPrChange w:id="703" w:author="Ai Kimoto" w:date="2026-05-18T17:30:00Z">
            <w:rPr/>
          </w:rPrChange>
        </w:rPr>
        <w:pPrChange w:author="Ai Kimoto" w:date="2026-05-18T17:32:00Z" w:id="704">
          <w:pPr>
            <w:pBdr/>
            <w:spacing w:line="240" w:lineRule="auto"/>
            <w:ind/>
            <w:jc w:val="both"/>
          </w:pPr>
        </w:pPrChange>
      </w:pPr>
      <w:r>
        <w:rPr>
          <w:rFonts w:ascii="Cambria" w:hAnsi="Cambria"/>
          <w:sz w:val="20"/>
          <w:szCs w:val="20"/>
        </w:rPr>
      </w:r>
      <w:r>
        <w:rPr>
          <w:rFonts w:ascii="Cambria" w:hAnsi="Cambria"/>
          <w:sz w:val="20"/>
          <w:szCs w:val="20"/>
          <w:rPrChange w:id="705" w:author="Ai Kimoto" w:date="2026-05-18T17:30:00Z">
            <w:rPr/>
          </w:rPrChange>
        </w:rPr>
      </w:r>
    </w:p>
    <w:p>
      <w:pPr>
        <w:pBdr/>
        <w:spacing w:after="0" w:line="240" w:lineRule="auto"/>
        <w:ind w:hanging="432" w:left="432"/>
        <w:jc w:val="both"/>
        <w:rPr>
          <w:ins w:id="706"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707" w:author="Ai Kimoto" w:date="2026-05-18T17:30:00Z">
            <w:rPr>
              <w:rFonts w:ascii="Times New Roman" w:hAnsi="Times New Roman" w:eastAsia="Times New Roman" w:cs="Times New Roman"/>
            </w:rPr>
          </w:rPrChange>
        </w:rPr>
        <w:t xml:space="preserve">Carvalho, F., Winker, H., Courtney, D., Kapur, M., Kell, L.T., Cardinale, M., Schirripa, M., </w:t>
      </w:r>
      <w:r>
        <w:rPr>
          <w:rFonts w:ascii="Cambria" w:hAnsi="Cambria" w:eastAsia="Times New Roman" w:cs="Times New Roman"/>
          <w:sz w:val="20"/>
          <w:szCs w:val="20"/>
          <w:rPrChange w:id="708" w:author="Ai Kimoto" w:date="2026-05-18T17:30:00Z">
            <w:rPr>
              <w:rFonts w:ascii="Times New Roman" w:hAnsi="Times New Roman" w:eastAsia="Times New Roman" w:cs="Times New Roman"/>
            </w:rPr>
          </w:rPrChange>
        </w:rPr>
        <w:t xml:space="preserve">Kitakado</w:t>
      </w:r>
      <w:r>
        <w:rPr>
          <w:rFonts w:ascii="Cambria" w:hAnsi="Cambria" w:eastAsia="Times New Roman" w:cs="Times New Roman"/>
          <w:sz w:val="20"/>
          <w:szCs w:val="20"/>
          <w:rPrChange w:id="709" w:author="Ai Kimoto" w:date="2026-05-18T17:30:00Z">
            <w:rPr>
              <w:rFonts w:ascii="Times New Roman" w:hAnsi="Times New Roman" w:eastAsia="Times New Roman" w:cs="Times New Roman"/>
            </w:rPr>
          </w:rPrChange>
        </w:rPr>
        <w:t xml:space="preserve">, T., and Methot, R. 2021. A cookbook for using model diagnostics in integrated stock assessments. *Fisheries Research*, 240: 105959.</w:t>
      </w:r>
      <w:ins w:id="710" w:author="Ai Kimoto" w:date="2026-05-18T17:32: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11" w:author="Ai Kimoto" w:date="2026-05-18T17:30:00Z">
            <w:rPr/>
          </w:rPrChange>
        </w:rPr>
        <w:pPrChange w:author="Ai Kimoto" w:date="2026-05-18T17:32:00Z" w:id="712">
          <w:pPr>
            <w:pBdr/>
            <w:spacing w:line="240" w:lineRule="auto"/>
            <w:ind/>
            <w:jc w:val="both"/>
          </w:pPr>
        </w:pPrChange>
      </w:pPr>
      <w:r>
        <w:rPr>
          <w:rFonts w:ascii="Cambria" w:hAnsi="Cambria"/>
          <w:sz w:val="20"/>
          <w:szCs w:val="20"/>
        </w:rPr>
      </w:r>
      <w:r>
        <w:rPr>
          <w:rFonts w:ascii="Cambria" w:hAnsi="Cambria"/>
          <w:sz w:val="20"/>
          <w:szCs w:val="20"/>
          <w:rPrChange w:id="713" w:author="Ai Kimoto" w:date="2026-05-18T17:30:00Z">
            <w:rPr/>
          </w:rPrChange>
        </w:rPr>
      </w:r>
    </w:p>
    <w:p>
      <w:pPr>
        <w:pBdr/>
        <w:spacing w:after="0" w:line="240" w:lineRule="auto"/>
        <w:ind w:hanging="432" w:left="432"/>
        <w:jc w:val="both"/>
        <w:rPr>
          <w:ins w:id="714"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715" w:author="Ai Kimoto" w:date="2026-05-18T17:30:00Z">
            <w:rPr>
              <w:rFonts w:ascii="Times New Roman" w:hAnsi="Times New Roman" w:eastAsia="Times New Roman" w:cs="Times New Roman"/>
            </w:rPr>
          </w:rPrChange>
        </w:rPr>
        <w:t xml:space="preserve">Jardim, E., Millar, C.P., Mosqueira, I., Scott, F., Osio, G.C., Ferretti, M., </w:t>
      </w:r>
      <w:r>
        <w:rPr>
          <w:rFonts w:ascii="Cambria" w:hAnsi="Cambria" w:eastAsia="Times New Roman" w:cs="Times New Roman"/>
          <w:sz w:val="20"/>
          <w:szCs w:val="20"/>
          <w:rPrChange w:id="716" w:author="Ai Kimoto" w:date="2026-05-18T17:30:00Z">
            <w:rPr>
              <w:rFonts w:ascii="Times New Roman" w:hAnsi="Times New Roman" w:eastAsia="Times New Roman" w:cs="Times New Roman"/>
            </w:rPr>
          </w:rPrChange>
        </w:rPr>
        <w:t xml:space="preserve">Alzorriz</w:t>
      </w:r>
      <w:r>
        <w:rPr>
          <w:rFonts w:ascii="Cambria" w:hAnsi="Cambria" w:eastAsia="Times New Roman" w:cs="Times New Roman"/>
          <w:sz w:val="20"/>
          <w:szCs w:val="20"/>
          <w:rPrChange w:id="717" w:author="Ai Kimoto" w:date="2026-05-18T17:30:00Z">
            <w:rPr>
              <w:rFonts w:ascii="Times New Roman" w:hAnsi="Times New Roman" w:eastAsia="Times New Roman" w:cs="Times New Roman"/>
            </w:rPr>
          </w:rPrChange>
        </w:rPr>
        <w:t xml:space="preserve">, N., and Orio, A. 2015. What if stock assessment is as simple as a linear model? The a4a initiative. *ICES Journal of Marine Science*, 72(1): 232–236.</w:t>
      </w:r>
      <w:ins w:id="718" w:author="Ai Kimoto" w:date="2026-05-18T17:32: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19" w:author="Ai Kimoto" w:date="2026-05-18T17:30:00Z">
            <w:rPr/>
          </w:rPrChange>
        </w:rPr>
        <w:pPrChange w:author="Ai Kimoto" w:date="2026-05-18T17:32:00Z" w:id="720">
          <w:pPr>
            <w:pBdr/>
            <w:spacing w:line="240" w:lineRule="auto"/>
            <w:ind/>
            <w:jc w:val="both"/>
          </w:pPr>
        </w:pPrChange>
      </w:pPr>
      <w:r>
        <w:rPr>
          <w:rFonts w:ascii="Cambria" w:hAnsi="Cambria"/>
          <w:sz w:val="20"/>
          <w:szCs w:val="20"/>
        </w:rPr>
      </w:r>
      <w:r>
        <w:rPr>
          <w:rFonts w:ascii="Cambria" w:hAnsi="Cambria"/>
          <w:sz w:val="20"/>
          <w:szCs w:val="20"/>
          <w:rPrChange w:id="721" w:author="Ai Kimoto" w:date="2026-05-18T17:30:00Z">
            <w:rPr/>
          </w:rPrChange>
        </w:rPr>
      </w:r>
    </w:p>
    <w:p>
      <w:pPr>
        <w:pBdr/>
        <w:spacing w:after="0" w:line="240" w:lineRule="auto"/>
        <w:ind w:hanging="432" w:left="432"/>
        <w:jc w:val="both"/>
        <w:rPr>
          <w:ins w:id="722"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23" w:author="Ai Kimoto" w:date="2026-05-18T17:30:00Z">
            <w:rPr>
              <w:rFonts w:ascii="Times New Roman" w:hAnsi="Times New Roman" w:eastAsia="Times New Roman" w:cs="Times New Roman"/>
            </w:rPr>
          </w:rPrChange>
        </w:rPr>
        <w:t xml:space="preserve">Kell, L.T., Mosqueira, I., Grosjean, P., </w:t>
      </w:r>
      <w:r>
        <w:rPr>
          <w:rFonts w:ascii="Cambria" w:hAnsi="Cambria" w:eastAsia="Times New Roman" w:cs="Times New Roman"/>
          <w:sz w:val="20"/>
          <w:szCs w:val="20"/>
          <w:rPrChange w:id="724" w:author="Ai Kimoto" w:date="2026-05-18T17:30:00Z">
            <w:rPr>
              <w:rFonts w:ascii="Times New Roman" w:hAnsi="Times New Roman" w:eastAsia="Times New Roman" w:cs="Times New Roman"/>
            </w:rPr>
          </w:rPrChange>
        </w:rPr>
        <w:t xml:space="preserve">Fromentin</w:t>
      </w:r>
      <w:r>
        <w:rPr>
          <w:rFonts w:ascii="Cambria" w:hAnsi="Cambria" w:eastAsia="Times New Roman" w:cs="Times New Roman"/>
          <w:sz w:val="20"/>
          <w:szCs w:val="20"/>
          <w:rPrChange w:id="725" w:author="Ai Kimoto" w:date="2026-05-18T17:30:00Z">
            <w:rPr>
              <w:rFonts w:ascii="Times New Roman" w:hAnsi="Times New Roman" w:eastAsia="Times New Roman" w:cs="Times New Roman"/>
            </w:rPr>
          </w:rPrChange>
        </w:rPr>
        <w:t xml:space="preserve">, J</w:t>
      </w:r>
      <w:r>
        <w:rPr>
          <w:rFonts w:ascii="Cambria" w:hAnsi="Cambria" w:eastAsia="Times New Roman" w:cs="Times New Roman"/>
          <w:sz w:val="20"/>
          <w:szCs w:val="20"/>
          <w:rPrChange w:id="726" w:author="Ai Kimoto" w:date="2026-05-18T17:30:00Z">
            <w:rPr>
              <w:rFonts w:ascii="Times New Roman" w:hAnsi="Times New Roman" w:eastAsia="Times New Roman" w:cs="Times New Roman"/>
            </w:rPr>
          </w:rPrChange>
        </w:rPr>
        <w:t xml:space="preserve">.-M., Garcia, D., Hillary, R., Jardim, E., Mardle, S., Pastoors, M.A., Poos, J.J., Scott, F., and Scott, R.D. 2007. FLR: an open-source framework for the evaluation and development of management strategies. *ICES Journal of Marine Science*, 64(4): 640–646.</w:t>
      </w:r>
      <w:ins w:id="727"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28" w:author="Ai Kimoto" w:date="2026-05-18T17:30:00Z">
            <w:rPr/>
          </w:rPrChange>
        </w:rPr>
        <w:pPrChange w:author="Ai Kimoto" w:date="2026-05-18T17:32:00Z" w:id="729">
          <w:pPr>
            <w:pBdr/>
            <w:spacing w:line="240" w:lineRule="auto"/>
            <w:ind/>
            <w:jc w:val="both"/>
          </w:pPr>
        </w:pPrChange>
      </w:pPr>
      <w:r>
        <w:rPr>
          <w:rFonts w:ascii="Cambria" w:hAnsi="Cambria"/>
          <w:sz w:val="20"/>
          <w:szCs w:val="20"/>
        </w:rPr>
      </w:r>
      <w:r>
        <w:rPr>
          <w:rFonts w:ascii="Cambria" w:hAnsi="Cambria"/>
          <w:sz w:val="20"/>
          <w:szCs w:val="20"/>
          <w:rPrChange w:id="730" w:author="Ai Kimoto" w:date="2026-05-18T17:30:00Z">
            <w:rPr/>
          </w:rPrChange>
        </w:rPr>
      </w:r>
    </w:p>
    <w:p>
      <w:pPr>
        <w:pBdr/>
        <w:spacing w:after="0" w:line="240" w:lineRule="auto"/>
        <w:ind w:hanging="432" w:left="432"/>
        <w:jc w:val="both"/>
        <w:rPr>
          <w:ins w:id="731"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32" w:author="Ai Kimoto" w:date="2026-05-18T17:30:00Z">
            <w:rPr>
              <w:rFonts w:ascii="Times New Roman" w:hAnsi="Times New Roman" w:eastAsia="Times New Roman" w:cs="Times New Roman"/>
            </w:rPr>
          </w:rPrChange>
        </w:rPr>
        <w:t xml:space="preserve">Kell, L.T., Kimoto, A., and </w:t>
      </w:r>
      <w:r>
        <w:rPr>
          <w:rFonts w:ascii="Cambria" w:hAnsi="Cambria" w:eastAsia="Times New Roman" w:cs="Times New Roman"/>
          <w:sz w:val="20"/>
          <w:szCs w:val="20"/>
          <w:rPrChange w:id="733" w:author="Ai Kimoto" w:date="2026-05-18T17:30:00Z">
            <w:rPr>
              <w:rFonts w:ascii="Times New Roman" w:hAnsi="Times New Roman" w:eastAsia="Times New Roman" w:cs="Times New Roman"/>
            </w:rPr>
          </w:rPrChange>
        </w:rPr>
        <w:t xml:space="preserve">Kitakado</w:t>
      </w:r>
      <w:r>
        <w:rPr>
          <w:rFonts w:ascii="Cambria" w:hAnsi="Cambria" w:eastAsia="Times New Roman" w:cs="Times New Roman"/>
          <w:sz w:val="20"/>
          <w:szCs w:val="20"/>
          <w:rPrChange w:id="734" w:author="Ai Kimoto" w:date="2026-05-18T17:30:00Z">
            <w:rPr>
              <w:rFonts w:ascii="Times New Roman" w:hAnsi="Times New Roman" w:eastAsia="Times New Roman" w:cs="Times New Roman"/>
            </w:rPr>
          </w:rPrChange>
        </w:rPr>
        <w:t xml:space="preserve">, T. 2016. Evaluation of the prediction skill of stock assessment using hindcasting. *Fisheries Research*, 183: 119–127.</w:t>
      </w:r>
      <w:ins w:id="735"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36" w:author="Ai Kimoto" w:date="2026-05-18T17:30:00Z">
            <w:rPr/>
          </w:rPrChange>
        </w:rPr>
        <w:pPrChange w:author="Ai Kimoto" w:date="2026-05-18T17:32:00Z" w:id="737">
          <w:pPr>
            <w:pBdr/>
            <w:spacing w:line="240" w:lineRule="auto"/>
            <w:ind/>
            <w:jc w:val="both"/>
          </w:pPr>
        </w:pPrChange>
      </w:pPr>
      <w:r>
        <w:rPr>
          <w:rFonts w:ascii="Cambria" w:hAnsi="Cambria"/>
          <w:sz w:val="20"/>
          <w:szCs w:val="20"/>
        </w:rPr>
      </w:r>
      <w:r>
        <w:rPr>
          <w:rFonts w:ascii="Cambria" w:hAnsi="Cambria"/>
          <w:sz w:val="20"/>
          <w:szCs w:val="20"/>
          <w:rPrChange w:id="738" w:author="Ai Kimoto" w:date="2026-05-18T17:30:00Z">
            <w:rPr/>
          </w:rPrChange>
        </w:rPr>
      </w:r>
    </w:p>
    <w:p>
      <w:pPr>
        <w:pBdr/>
        <w:spacing w:after="0" w:line="240" w:lineRule="auto"/>
        <w:ind w:hanging="432" w:left="432"/>
        <w:jc w:val="both"/>
        <w:rPr>
          <w:ins w:id="739"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40" w:author="Ai Kimoto" w:date="2026-05-18T17:30:00Z">
            <w:rPr>
              <w:rFonts w:ascii="Times New Roman" w:hAnsi="Times New Roman" w:eastAsia="Times New Roman" w:cs="Times New Roman"/>
            </w:rPr>
          </w:rPrChange>
        </w:rPr>
        <w:t xml:space="preserve">Mantopoulou-Palouka</w:t>
      </w:r>
      <w:r>
        <w:rPr>
          <w:rFonts w:ascii="Cambria" w:hAnsi="Cambria" w:eastAsia="Times New Roman" w:cs="Times New Roman"/>
          <w:sz w:val="20"/>
          <w:szCs w:val="20"/>
          <w:rPrChange w:id="741" w:author="Ai Kimoto" w:date="2026-05-18T17:30:00Z">
            <w:rPr>
              <w:rFonts w:ascii="Times New Roman" w:hAnsi="Times New Roman" w:eastAsia="Times New Roman" w:cs="Times New Roman"/>
            </w:rPr>
          </w:rPrChange>
        </w:rPr>
        <w:t xml:space="preserve">, D., &amp; </w:t>
      </w:r>
      <w:r>
        <w:rPr>
          <w:rFonts w:ascii="Cambria" w:hAnsi="Cambria" w:eastAsia="Times New Roman" w:cs="Times New Roman"/>
          <w:sz w:val="20"/>
          <w:szCs w:val="20"/>
          <w:rPrChange w:id="742" w:author="Ai Kimoto" w:date="2026-05-18T17:30:00Z">
            <w:rPr>
              <w:rFonts w:ascii="Times New Roman" w:hAnsi="Times New Roman" w:eastAsia="Times New Roman" w:cs="Times New Roman"/>
            </w:rPr>
          </w:rPrChange>
        </w:rPr>
        <w:t xml:space="preserve">Tserpes</w:t>
      </w:r>
      <w:r>
        <w:rPr>
          <w:rFonts w:ascii="Cambria" w:hAnsi="Cambria" w:eastAsia="Times New Roman" w:cs="Times New Roman"/>
          <w:sz w:val="20"/>
          <w:szCs w:val="20"/>
          <w:rPrChange w:id="743" w:author="Ai Kimoto" w:date="2026-05-18T17:30:00Z">
            <w:rPr>
              <w:rFonts w:ascii="Times New Roman" w:hAnsi="Times New Roman" w:eastAsia="Times New Roman" w:cs="Times New Roman"/>
            </w:rPr>
          </w:rPrChange>
        </w:rPr>
        <w:t xml:space="preserve">, G. (2020). Assessment of the Mediterranean swordfish stock by means of Assessment for All. Collective Volume of Scientific Papers ICCAT, 77(3), 482–507.</w:t>
      </w:r>
      <w:ins w:id="744"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45" w:author="Ai Kimoto" w:date="2026-05-18T17:30:00Z">
            <w:rPr/>
          </w:rPrChange>
        </w:rPr>
        <w:pPrChange w:author="Ai Kimoto" w:date="2026-05-18T17:32:00Z" w:id="746">
          <w:pPr>
            <w:pBdr/>
            <w:spacing w:line="240" w:lineRule="auto"/>
            <w:ind/>
            <w:jc w:val="both"/>
          </w:pPr>
        </w:pPrChange>
      </w:pPr>
      <w:r>
        <w:rPr>
          <w:rFonts w:ascii="Cambria" w:hAnsi="Cambria"/>
          <w:sz w:val="20"/>
          <w:szCs w:val="20"/>
        </w:rPr>
      </w:r>
      <w:r>
        <w:rPr>
          <w:rFonts w:ascii="Cambria" w:hAnsi="Cambria"/>
          <w:sz w:val="20"/>
          <w:szCs w:val="20"/>
          <w:rPrChange w:id="747" w:author="Ai Kimoto" w:date="2026-05-18T17:30:00Z">
            <w:rPr/>
          </w:rPrChange>
        </w:rPr>
      </w:r>
    </w:p>
    <w:p>
      <w:pPr>
        <w:pBdr/>
        <w:spacing w:after="0" w:line="240" w:lineRule="auto"/>
        <w:ind w:hanging="432" w:left="432"/>
        <w:jc w:val="both"/>
        <w:rPr>
          <w:ins w:id="748"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49" w:author="Ai Kimoto" w:date="2026-05-18T17:30:00Z">
            <w:rPr>
              <w:rFonts w:ascii="Times New Roman" w:hAnsi="Times New Roman" w:eastAsia="Times New Roman" w:cs="Times New Roman"/>
            </w:rPr>
          </w:rPrChange>
        </w:rPr>
        <w:t xml:space="preserve">Mosqueira, I. and Winker, H. 2025. a4adiags: Diagnostics for FLa4a stock assessment models. R package. </w:t>
      </w:r>
      <w:ins w:id="750" w:author="Ai Kimoto" w:date="2026-05-18T17:33:00Z">
        <w:r>
          <w:rPr>
            <w:rFonts w:ascii="Cambria" w:hAnsi="Cambria" w:eastAsia="Times New Roman" w:cs="Times New Roman"/>
            <w:sz w:val="20"/>
            <w:szCs w:val="20"/>
          </w:rPr>
          <w:fldChar w:fldCharType="begin"/>
        </w:r>
      </w:ins>
      <w:ins w:id="751" w:author="Ai Kimoto" w:date="2026-05-18T17:33:00Z">
        <w:r>
          <w:rPr>
            <w:rFonts w:ascii="Cambria" w:hAnsi="Cambria" w:eastAsia="Times New Roman" w:cs="Times New Roman"/>
            <w:sz w:val="20"/>
            <w:szCs w:val="20"/>
          </w:rPr>
          <w:instrText xml:space="preserve">HYPERLINK "</w:instrText>
        </w:r>
      </w:ins>
      <w:r>
        <w:rPr>
          <w:rFonts w:ascii="Cambria" w:hAnsi="Cambria" w:eastAsia="Times New Roman" w:cs="Times New Roman"/>
          <w:sz w:val="20"/>
          <w:szCs w:val="20"/>
          <w:rPrChange w:id="752" w:author="Ai Kimoto" w:date="2026-05-18T17:30:00Z">
            <w:rPr>
              <w:rFonts w:ascii="Times New Roman" w:hAnsi="Times New Roman" w:eastAsia="Times New Roman" w:cs="Times New Roman"/>
            </w:rPr>
          </w:rPrChange>
        </w:rPr>
        <w:instrText xml:space="preserve">https://github.com/flr/a4adiags</w:instrText>
      </w:r>
      <w:ins w:id="753" w:author="Ai Kimoto" w:date="2026-05-18T17:33:00Z">
        <w:r>
          <w:rPr>
            <w:rFonts w:ascii="Cambria" w:hAnsi="Cambria" w:eastAsia="Times New Roman" w:cs="Times New Roman"/>
            <w:sz w:val="20"/>
            <w:szCs w:val="20"/>
          </w:rPr>
          <w:instrText xml:space="preserve">"</w:instrText>
        </w:r>
      </w:ins>
      <w:ins w:id="754" w:author="Ai Kimoto" w:date="2026-05-18T17:33:00Z">
        <w:r>
          <w:rPr>
            <w:rFonts w:ascii="Cambria" w:hAnsi="Cambria" w:eastAsia="Times New Roman" w:cs="Times New Roman"/>
            <w:sz w:val="20"/>
            <w:szCs w:val="20"/>
          </w:rPr>
          <w:fldChar w:fldCharType="separate"/>
        </w:r>
      </w:ins>
      <w:r>
        <w:rPr>
          <w:rStyle w:val="935"/>
          <w:rFonts w:ascii="Cambria" w:hAnsi="Cambria"/>
          <w:sz w:val="20"/>
          <w:szCs w:val="20"/>
          <w:rPrChange w:id="755" w:author="Ai Kimoto" w:date="2026-05-18T17:30:00Z">
            <w:rPr>
              <w:rFonts w:ascii="Times New Roman" w:hAnsi="Times New Roman" w:eastAsia="Times New Roman" w:cs="Times New Roman"/>
            </w:rPr>
          </w:rPrChange>
        </w:rPr>
        <w:t xml:space="preserve">https://github.com/flr/a4adiags</w:t>
      </w:r>
      <w:ins w:id="756" w:author="Ai Kimoto" w:date="2026-05-18T17:33:00Z">
        <w:r>
          <w:rPr>
            <w:rFonts w:ascii="Cambria" w:hAnsi="Cambria" w:eastAsia="Times New Roman" w:cs="Times New Roman"/>
            <w:sz w:val="20"/>
            <w:szCs w:val="20"/>
          </w:rPr>
          <w:fldChar w:fldCharType="end"/>
        </w:r>
      </w:ins>
      <w:ins w:id="757"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58" w:author="Ai Kimoto" w:date="2026-05-18T17:30:00Z">
            <w:rPr/>
          </w:rPrChange>
        </w:rPr>
        <w:pPrChange w:author="Ai Kimoto" w:date="2026-05-18T17:32:00Z" w:id="759">
          <w:pPr>
            <w:pBdr/>
            <w:spacing w:line="240" w:lineRule="auto"/>
            <w:ind/>
            <w:jc w:val="both"/>
          </w:pPr>
        </w:pPrChange>
      </w:pPr>
      <w:r>
        <w:rPr>
          <w:rFonts w:ascii="Cambria" w:hAnsi="Cambria"/>
          <w:sz w:val="20"/>
          <w:szCs w:val="20"/>
        </w:rPr>
      </w:r>
      <w:r>
        <w:rPr>
          <w:rFonts w:ascii="Cambria" w:hAnsi="Cambria"/>
          <w:sz w:val="20"/>
          <w:szCs w:val="20"/>
          <w:rPrChange w:id="760" w:author="Ai Kimoto" w:date="2026-05-18T17:30:00Z">
            <w:rPr/>
          </w:rPrChange>
        </w:rPr>
      </w:r>
    </w:p>
    <w:p>
      <w:pPr>
        <w:pBdr/>
        <w:spacing w:after="0" w:line="240" w:lineRule="auto"/>
        <w:ind w:hanging="432" w:left="432"/>
        <w:jc w:val="both"/>
        <w:rPr>
          <w:rFonts w:ascii="Cambria" w:hAnsi="Cambria" w:eastAsia="Times New Roman" w:cs="Times New Roman"/>
          <w:sz w:val="20"/>
          <w:szCs w:val="20"/>
          <w:rPrChange w:id="761" w:author="Ai Kimoto" w:date="2026-05-18T17:30:00Z">
            <w:rPr>
              <w:rFonts w:ascii="Times New Roman" w:hAnsi="Times New Roman" w:eastAsia="Times New Roman" w:cs="Times New Roman"/>
            </w:rPr>
          </w:rPrChange>
        </w:rPr>
        <w:pPrChange w:author="Ai Kimoto" w:date="2026-05-18T17:32:00Z" w:id="762">
          <w:pPr>
            <w:pBdr/>
            <w:spacing w:line="240" w:lineRule="auto"/>
            <w:ind/>
            <w:jc w:val="both"/>
          </w:pPr>
        </w:pPrChange>
      </w:pPr>
      <w:r>
        <w:rPr>
          <w:rFonts w:ascii="Cambria" w:hAnsi="Cambria" w:eastAsia="Times New Roman" w:cs="Times New Roman"/>
          <w:sz w:val="20"/>
          <w:szCs w:val="20"/>
          <w:rPrChange w:id="763" w:author="Ai Kimoto" w:date="2026-05-18T17:30:00Z">
            <w:rPr>
              <w:rFonts w:ascii="Times New Roman" w:hAnsi="Times New Roman" w:eastAsia="Times New Roman" w:cs="Times New Roman"/>
            </w:rPr>
          </w:rPrChange>
        </w:rPr>
        <w:t xml:space="preserve">Punt, A.E., Butterworth, D.S., de Moor, C.L., De Oliveira, J.A.A., and Haddon, M. 2016. Management strategy evaluation: best practices. *Fish and Fisheries*, 17(2): 303–334.</w:t>
      </w:r>
      <w:r>
        <w:rPr>
          <w:rFonts w:ascii="Cambria" w:hAnsi="Cambria" w:eastAsia="Times New Roman" w:cs="Times New Roman"/>
          <w:sz w:val="20"/>
          <w:szCs w:val="20"/>
          <w:rPrChange w:id="764" w:author="Ai Kimoto" w:date="2026-05-18T17:30:00Z">
            <w:rPr>
              <w:rFonts w:ascii="Times New Roman" w:hAnsi="Times New Roman" w:eastAsia="Times New Roman" w:cs="Times New Roman"/>
            </w:rPr>
          </w:rPrChange>
        </w:rPr>
      </w:r>
    </w:p>
    <w:sectPr>
      <w:headerReference w:type="default" r:id="rId9"/>
      <w:footnotePr/>
      <w:endnotePr/>
      <w:type w:val="nextPage"/>
      <w:pgSz w:h="15840" w:orient="portrait" w:w="12240"/>
      <w:pgMar w:top="1411" w:right="1411" w:bottom="1411" w:left="141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mbria">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929"/>
        <w:pBdr/>
        <w:spacing/>
        <w:ind/>
        <w:rPr>
          <w:rFonts w:ascii="Cambria" w:hAnsi="Cambria"/>
          <w:sz w:val="16"/>
          <w:szCs w:val="16"/>
          <w:highlight w:val="yellow"/>
          <w:rPrChange w:id="773" w:author="Ai Kimoto" w:date="2026-05-18T17:55:00Z">
            <w:rPr/>
          </w:rPrChange>
        </w:rPr>
      </w:pPr>
      <w:ins w:id="774" w:author="Ai Kimoto" w:date="2026-05-18T17:52:00Z">
        <w:r>
          <w:rPr>
            <w:rStyle w:val="931"/>
            <w:rFonts w:ascii="Cambria" w:hAnsi="Cambria"/>
            <w:sz w:val="16"/>
            <w:szCs w:val="16"/>
            <w:highlight w:val="yellow"/>
            <w:rPrChange w:id="775" w:author="Ai Kimoto" w:date="2026-05-18T17:55:00Z">
              <w:rPr/>
            </w:rPrChange>
          </w:rPr>
          <w:footnoteRef/>
        </w:r>
      </w:ins>
      <w:ins w:id="776" w:author="Ai Kimoto" w:date="2026-05-18T17:52:00Z">
        <w:r>
          <w:rPr>
            <w:rFonts w:ascii="Cambria" w:hAnsi="Cambria"/>
            <w:sz w:val="16"/>
            <w:szCs w:val="16"/>
            <w:highlight w:val="yellow"/>
            <w:rPrChange w:id="777" w:author="Ai Kimoto" w:date="2026-05-18T17:55:00Z">
              <w:rPr/>
            </w:rPrChange>
          </w:rPr>
          <w:t xml:space="preserve"> </w:t>
        </w:r>
      </w:ins>
      <w:ins w:id="778" w:author="Ai Kimoto" w:date="2026-05-18T17:54:00Z">
        <w:del w:id="779" w:author="mantoda" w:date="2026-05-19T07:28:12Z" oouserid="mantoda">
          <w:r>
            <w:rPr>
              <w:rFonts w:ascii="Cambria" w:hAnsi="Cambria"/>
              <w:sz w:val="16"/>
              <w:szCs w:val="16"/>
              <w:highlight w:val="yellow"/>
              <w:rPrChange w:id="780" w:author="Ai Kimoto" w:date="2026-05-18T17:55:00Z">
                <w:rPr/>
              </w:rPrChange>
            </w:rPr>
            <w:delText xml:space="preserve">IPMA</w:delText>
          </w:r>
        </w:del>
      </w:ins>
      <w:ins w:id="781" w:author="mantoda" w:date="2026-05-19T07:28:12Z" oouserid="mantoda">
        <w:r>
          <w:rPr>
            <w:rFonts w:ascii="Cambria" w:hAnsi="Cambria"/>
            <w:sz w:val="16"/>
            <w:szCs w:val="16"/>
            <w:highlight w:val="yellow"/>
          </w:rPr>
          <w:t xml:space="preserve">Instituto Português do Mar e Atmosfera (IPMA), Lisbon, Portugal</w:t>
        </w:r>
      </w:ins>
      <w:ins w:id="782" w:author="Ai Kimoto" w:date="2026-05-18T17:54:00Z">
        <w:del w:id="783" w:author="mantoda" w:date="2026-05-19T07:28:12Z" oouserid="mantoda">
          <w:r>
            <w:rPr>
              <w:rFonts w:ascii="Cambria" w:hAnsi="Cambria"/>
              <w:sz w:val="16"/>
              <w:szCs w:val="16"/>
              <w:highlight w:val="yellow"/>
              <w:rPrChange w:id="784" w:author="Ai Kimoto" w:date="2026-05-18T17:55:00Z">
                <w:rPr/>
              </w:rPrChange>
            </w:rPr>
          </w:r>
        </w:del>
      </w:ins>
      <w:r>
        <w:rPr>
          <w:rFonts w:ascii="Cambria" w:hAnsi="Cambria"/>
          <w:sz w:val="16"/>
          <w:szCs w:val="16"/>
          <w:highlight w:val="yellow"/>
          <w:rPrChange w:id="785" w:author="Ai Kimoto" w:date="2026-05-18T17:55:00Z">
            <w:rPr/>
          </w:rPrChange>
        </w:rPr>
      </w:r>
    </w:p>
  </w:footnote>
  <w:footnote w:id="3">
    <w:p>
      <w:pPr>
        <w:pStyle w:val="929"/>
        <w:pBdr/>
        <w:spacing/>
        <w:ind/>
        <w:rPr>
          <w:rFonts w:ascii="Cambria" w:hAnsi="Cambria"/>
          <w:sz w:val="16"/>
          <w:szCs w:val="16"/>
          <w:highlight w:val="yellow"/>
          <w:rPrChange w:id="786" w:author="Ai Kimoto" w:date="2026-05-18T17:55:00Z">
            <w:rPr/>
          </w:rPrChange>
        </w:rPr>
      </w:pPr>
      <w:ins w:id="787" w:author="Ai Kimoto" w:date="2026-05-18T17:53:00Z">
        <w:r>
          <w:rPr>
            <w:rStyle w:val="931"/>
            <w:rFonts w:ascii="Cambria" w:hAnsi="Cambria"/>
            <w:sz w:val="16"/>
            <w:szCs w:val="16"/>
            <w:highlight w:val="yellow"/>
            <w:rPrChange w:id="788" w:author="Ai Kimoto" w:date="2026-05-18T17:55:00Z">
              <w:rPr/>
            </w:rPrChange>
          </w:rPr>
          <w:footnoteRef/>
        </w:r>
      </w:ins>
      <w:ins w:id="789" w:author="Ai Kimoto" w:date="2026-05-18T17:53:00Z">
        <w:r>
          <w:rPr>
            <w:rFonts w:ascii="Cambria" w:hAnsi="Cambria"/>
            <w:sz w:val="16"/>
            <w:szCs w:val="16"/>
            <w:highlight w:val="yellow"/>
            <w:rPrChange w:id="790" w:author="Ai Kimoto" w:date="2026-05-18T17:55:00Z">
              <w:rPr/>
            </w:rPrChange>
          </w:rPr>
          <w:t xml:space="preserve"> </w:t>
        </w:r>
      </w:ins>
      <w:ins w:id="791" w:author="Ai Kimoto" w:date="2026-05-18T17:53:00Z">
        <w:del w:id="792" w:author="mantoda" w:date="2026-05-19T06:55:40Z" oouserid="mantoda">
          <w:r>
            <w:rPr>
              <w:rFonts w:ascii="Cambria" w:hAnsi="Cambria"/>
              <w:sz w:val="16"/>
              <w:szCs w:val="16"/>
              <w:highlight w:val="yellow"/>
              <w:rPrChange w:id="793" w:author="Ai Kimoto" w:date="2026-05-18T17:55:00Z">
                <w:rPr/>
              </w:rPrChange>
            </w:rPr>
            <w:delText xml:space="preserve">EC Joint Research Centre (JRC)</w:delText>
          </w:r>
        </w:del>
      </w:ins>
      <w:ins w:id="794" w:author="mantoda" w:date="2026-05-19T06:57:02Z" oouserid="mantoda">
        <w:r>
          <w:rPr>
            <w:rFonts w:ascii="Cambria" w:hAnsi="Cambria"/>
            <w:sz w:val="16"/>
            <w:szCs w:val="16"/>
            <w:highlight w:val="none"/>
          </w:rPr>
          <w:t xml:space="preserve">European Commission Joint Research Centre (JRC), Ispra, Italy</w:t>
        </w:r>
      </w:ins>
      <w:r>
        <w:rPr>
          <w:rFonts w:ascii="Cambria" w:hAnsi="Cambria"/>
          <w:sz w:val="16"/>
          <w:szCs w:val="16"/>
          <w:highlight w:val="yellow"/>
          <w:rPrChange w:id="795" w:author="Ai Kimoto" w:date="2026-05-18T17:55:00Z">
            <w:rPr/>
          </w:rPrChange>
        </w:rPr>
      </w:r>
    </w:p>
  </w:footnote>
  <w:footnote w:id="4">
    <w:p>
      <w:pPr>
        <w:pStyle w:val="929"/>
        <w:pBdr/>
        <w:spacing/>
        <w:ind/>
        <w:rPr>
          <w:rFonts w:ascii="Cambria" w:hAnsi="Cambria"/>
          <w:sz w:val="16"/>
          <w:szCs w:val="16"/>
          <w:rPrChange w:id="796" w:author="Ai Kimoto" w:date="2026-05-18T17:55:00Z">
            <w:rPr/>
          </w:rPrChange>
        </w:rPr>
      </w:pPr>
      <w:ins w:id="797" w:author="Ai Kimoto" w:date="2026-05-18T17:53:00Z">
        <w:r>
          <w:rPr>
            <w:rStyle w:val="931"/>
            <w:rFonts w:ascii="Cambria" w:hAnsi="Cambria"/>
            <w:sz w:val="16"/>
            <w:szCs w:val="16"/>
            <w:highlight w:val="yellow"/>
            <w:rPrChange w:id="798" w:author="Ai Kimoto" w:date="2026-05-18T17:55:00Z">
              <w:rPr/>
            </w:rPrChange>
          </w:rPr>
          <w:footnoteRef/>
        </w:r>
      </w:ins>
      <w:ins w:id="799" w:author="Ai Kimoto" w:date="2026-05-18T17:53:00Z">
        <w:r>
          <w:rPr>
            <w:rFonts w:ascii="Cambria" w:hAnsi="Cambria"/>
            <w:sz w:val="16"/>
            <w:szCs w:val="16"/>
            <w:highlight w:val="yellow"/>
            <w:rPrChange w:id="800" w:author="Ai Kimoto" w:date="2026-05-18T17:55:00Z">
              <w:rPr/>
            </w:rPrChange>
          </w:rPr>
          <w:t xml:space="preserve"> </w:t>
        </w:r>
      </w:ins>
      <w:ins w:id="801" w:author="Ai Kimoto" w:date="2026-05-18T17:54:00Z">
        <w:del w:id="802" w:author="mantoda" w:date="2026-05-19T06:54:38Z" oouserid="mantoda">
          <w:r>
            <w:rPr>
              <w:rFonts w:ascii="Cambria" w:hAnsi="Cambria"/>
              <w:sz w:val="16"/>
              <w:szCs w:val="16"/>
              <w:highlight w:val="yellow"/>
              <w:rPrChange w:id="803" w:author="Ai Kimoto" w:date="2026-05-18T17:55:00Z">
                <w:rPr/>
              </w:rPrChange>
            </w:rPr>
            <w:delText xml:space="preserve">Hellenic Center for Marine Research</w:delText>
          </w:r>
        </w:del>
      </w:ins>
      <w:ins w:id="804" w:author="mantoda" w:date="2026-05-19T06:54:38Z" oouserid="mantoda">
        <w:r>
          <w:rPr>
            <w:rFonts w:ascii="Cambria" w:hAnsi="Cambria" w:eastAsia="Cambria" w:cs="Cambria"/>
            <w:sz w:val="16"/>
            <w:szCs w:val="16"/>
            <w:rPrChange w:id="805" w:author="mantoda" w:date="2026-05-19T06:54:59Z" oouserid="mantoda">
              <w:rPr/>
            </w:rPrChange>
          </w:rPr>
          <w:t xml:space="preserve">Hellenic Centre for Marine Research, Institute of Marine Biological Resources and Inland Waters, 71003 Heraklion, Greece</w:t>
        </w:r>
      </w:ins>
      <w:ins w:id="806" w:author="Ai Kimoto" w:date="2026-05-18T17:54:00Z">
        <w:del w:id="807" w:author="mantoda" w:date="2026-05-19T06:54:38Z" oouserid="mantoda">
          <w:r>
            <w:rPr>
              <w:rFonts w:ascii="Cambria" w:hAnsi="Cambria" w:eastAsia="Cambria" w:cs="Cambria"/>
              <w:sz w:val="16"/>
              <w:szCs w:val="16"/>
              <w:highlight w:val="yellow"/>
              <w:rPrChange w:id="808" w:author="mantoda" w:date="2026-05-19T06:54:55Z" oouserid="mantoda">
                <w:rPr/>
              </w:rPrChange>
            </w:rPr>
          </w:r>
        </w:del>
      </w:ins>
      <w:r>
        <w:rPr>
          <w:rFonts w:ascii="Cambria" w:hAnsi="Cambria"/>
          <w:sz w:val="16"/>
          <w:szCs w:val="16"/>
          <w:rPrChange w:id="809" w:author="Ai Kimoto" w:date="2026-05-18T17:55:00Z">
            <w:rPr/>
          </w:rPrChange>
        </w:rPr>
      </w:r>
    </w:p>
  </w:footnote>
  <w:footnote w:id="5">
    <w:p>
      <w:pPr>
        <w:pStyle w:val="929"/>
        <w:pBdr/>
        <w:spacing/>
        <w:ind/>
        <w:rPr/>
      </w:pPr>
      <w:ins w:id="810" w:author="Ai Kimoto" w:date="2026-05-18T17:53:00Z">
        <w:r>
          <w:rPr>
            <w:rStyle w:val="931"/>
            <w:rFonts w:ascii="Cambria" w:hAnsi="Cambria"/>
            <w:sz w:val="16"/>
            <w:szCs w:val="16"/>
            <w:rPrChange w:id="811" w:author="Ai Kimoto" w:date="2026-05-18T17:55:00Z">
              <w:rPr/>
            </w:rPrChange>
          </w:rPr>
          <w:footnoteRef/>
        </w:r>
      </w:ins>
      <w:ins w:id="812" w:author="Ai Kimoto" w:date="2026-05-18T17:53:00Z">
        <w:r>
          <w:rPr>
            <w:rFonts w:ascii="Cambria" w:hAnsi="Cambria"/>
            <w:sz w:val="16"/>
            <w:szCs w:val="16"/>
            <w:rPrChange w:id="813" w:author="Ai Kimoto" w:date="2026-05-18T17:55:00Z">
              <w:rPr/>
            </w:rPrChange>
          </w:rPr>
          <w:t xml:space="preserve"> ICCAT Secretariat</w:t>
        </w:r>
      </w:ins>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pBdr/>
      <w:spacing/>
      <w:ind/>
      <w:rPr>
        <w:sz w:val="20"/>
        <w:szCs w:val="20"/>
        <w:rPrChange w:id="765" w:author="Ai Kimoto" w:date="2026-05-18T17:29:00Z">
          <w:rPr/>
        </w:rPrChange>
      </w:rPr>
    </w:pPr>
    <w:ins w:id="766" w:author="Ai Kimoto" w:date="2026-05-18T17:29:00Z">
      <w:r>
        <w:rPr>
          <w:sz w:val="20"/>
          <w:szCs w:val="20"/>
          <w:rPrChange w:id="767" w:author="Ai Kimoto" w:date="2026-05-18T17:29:00Z">
            <w:rPr/>
          </w:rPrChange>
        </w:rPr>
        <w:t xml:space="preserve">SCRS/2026/</w:t>
      </w:r>
    </w:ins>
    <w:ins w:id="768" w:author="mantoda" w:date="2026-05-19T07:59:17Z" oouserid="mantoda">
      <w:r>
        <w:rPr>
          <w:sz w:val="20"/>
          <w:szCs w:val="20"/>
        </w:rPr>
        <w:t xml:space="preserve">131</w:t>
      </w:r>
    </w:ins>
    <w:ins w:id="769" w:author="Ai Kimoto" w:date="2026-05-18T17:29:00Z">
      <w:del w:id="770" w:author="mantoda" w:date="2026-05-19T07:59:15Z" oouserid="mantoda">
        <w:r>
          <w:rPr>
            <w:sz w:val="20"/>
            <w:szCs w:val="20"/>
            <w:rPrChange w:id="771" w:author="mantoda" w:date="2026-05-19T07:59:14Z" oouserid="mantoda">
              <w:rPr/>
            </w:rPrChange>
          </w:rPr>
          <w:delText xml:space="preserve">XXX</w:delText>
        </w:r>
      </w:del>
    </w:ins>
    <w:r>
      <w:rPr>
        <w:sz w:val="20"/>
        <w:szCs w:val="20"/>
        <w:rPrChange w:id="772" w:author="Ai Kimoto" w:date="2026-05-18T17:29:00Z">
          <w:rPr/>
        </w:rPrChang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7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61" w:default="1">
    <w:name w:val="Normal"/>
    <w:qFormat/>
    <w:pPr>
      <w:pBdr/>
      <w:spacing/>
      <w:ind/>
    </w:pPr>
  </w:style>
  <w:style w:type="paragraph" w:styleId="762">
    <w:name w:val="Heading 1"/>
    <w:basedOn w:val="761"/>
    <w:next w:val="761"/>
    <w:link w:val="900"/>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63">
    <w:name w:val="Heading 2"/>
    <w:basedOn w:val="761"/>
    <w:next w:val="761"/>
    <w:link w:val="901"/>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4">
    <w:name w:val="Heading 3"/>
    <w:basedOn w:val="761"/>
    <w:next w:val="761"/>
    <w:link w:val="902"/>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5">
    <w:name w:val="Heading 4"/>
    <w:basedOn w:val="761"/>
    <w:next w:val="761"/>
    <w:link w:val="903"/>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66">
    <w:name w:val="Heading 5"/>
    <w:basedOn w:val="761"/>
    <w:next w:val="761"/>
    <w:link w:val="904"/>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67">
    <w:name w:val="Heading 6"/>
    <w:basedOn w:val="761"/>
    <w:next w:val="761"/>
    <w:link w:val="90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68">
    <w:name w:val="Heading 7"/>
    <w:basedOn w:val="761"/>
    <w:next w:val="761"/>
    <w:link w:val="90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69">
    <w:name w:val="Heading 8"/>
    <w:basedOn w:val="761"/>
    <w:next w:val="761"/>
    <w:link w:val="90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70">
    <w:name w:val="Heading 9"/>
    <w:basedOn w:val="761"/>
    <w:next w:val="761"/>
    <w:link w:val="90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71" w:default="1">
    <w:name w:val="Default Paragraph Font"/>
    <w:uiPriority w:val="1"/>
    <w:unhideWhenUsed/>
    <w:pPr>
      <w:pBdr/>
      <w:spacing/>
      <w:ind/>
    </w:pPr>
  </w:style>
  <w:style w:type="table" w:styleId="77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3" w:default="1">
    <w:name w:val="No List"/>
    <w:uiPriority w:val="99"/>
    <w:semiHidden/>
    <w:unhideWhenUsed/>
    <w:pPr>
      <w:pBdr/>
      <w:spacing/>
      <w:ind/>
    </w:pPr>
  </w:style>
  <w:style w:type="table" w:styleId="774">
    <w:name w:val="Table Grid"/>
    <w:basedOn w:val="77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Light"/>
    <w:basedOn w:val="77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1"/>
    <w:basedOn w:val="77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2"/>
    <w:basedOn w:val="77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3"/>
    <w:basedOn w:val="77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4"/>
    <w:basedOn w:val="77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5"/>
    <w:basedOn w:val="77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w:basedOn w:val="77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Accent 1"/>
    <w:basedOn w:val="77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Accent 2"/>
    <w:basedOn w:val="77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Accent 3"/>
    <w:basedOn w:val="77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Accent 4"/>
    <w:basedOn w:val="77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Accent 5"/>
    <w:basedOn w:val="77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Accent 6"/>
    <w:basedOn w:val="77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w:basedOn w:val="77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Accent 1"/>
    <w:basedOn w:val="77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Accent 2"/>
    <w:basedOn w:val="77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Accent 3"/>
    <w:basedOn w:val="77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Accent 4"/>
    <w:basedOn w:val="77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Accent 5"/>
    <w:basedOn w:val="77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Accent 6"/>
    <w:basedOn w:val="77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w:basedOn w:val="77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Accent 1"/>
    <w:basedOn w:val="77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Accent 2"/>
    <w:basedOn w:val="77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Accent 3"/>
    <w:basedOn w:val="77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Accent 4"/>
    <w:basedOn w:val="77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Accent 5"/>
    <w:basedOn w:val="77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Accent 6"/>
    <w:basedOn w:val="77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w:basedOn w:val="77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Accent 1"/>
    <w:basedOn w:val="772"/>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Accent 2"/>
    <w:basedOn w:val="77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Accent 3"/>
    <w:basedOn w:val="77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Accent 4"/>
    <w:basedOn w:val="77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Accent 5"/>
    <w:basedOn w:val="772"/>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Accent 6"/>
    <w:basedOn w:val="77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5 Dark- Accent 1"/>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2"/>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3"/>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5 Dark- Accent 4"/>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Accent 5"/>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6"/>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6 Colorful"/>
    <w:basedOn w:val="77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6 Colorful Accent 1"/>
    <w:basedOn w:val="772"/>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Accent 2"/>
    <w:basedOn w:val="77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Accent 3"/>
    <w:basedOn w:val="77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6 Colorful Accent 4"/>
    <w:basedOn w:val="77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Accent 5"/>
    <w:basedOn w:val="772"/>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6 Colorful Accent 6"/>
    <w:basedOn w:val="77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w:basedOn w:val="77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Accent 1"/>
    <w:basedOn w:val="772"/>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Accent 2"/>
    <w:basedOn w:val="77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Accent 3"/>
    <w:basedOn w:val="77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Accent 4"/>
    <w:basedOn w:val="77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Accent 5"/>
    <w:basedOn w:val="772"/>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Accent 6"/>
    <w:basedOn w:val="77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Accent 1"/>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Accent 2"/>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Accent 3"/>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Accent 4"/>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Accent 5"/>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Accent 6"/>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w:basedOn w:val="77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Accent 1"/>
    <w:basedOn w:val="772"/>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Accent 2"/>
    <w:basedOn w:val="77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Accent 3"/>
    <w:basedOn w:val="77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Accent 4"/>
    <w:basedOn w:val="77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Accent 5"/>
    <w:basedOn w:val="772"/>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Accent 6"/>
    <w:basedOn w:val="77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w:basedOn w:val="77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Accent 1"/>
    <w:basedOn w:val="772"/>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Accent 2"/>
    <w:basedOn w:val="77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Accent 3"/>
    <w:basedOn w:val="77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Accent 4"/>
    <w:basedOn w:val="77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Accent 5"/>
    <w:basedOn w:val="772"/>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Accent 6"/>
    <w:basedOn w:val="77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w:basedOn w:val="77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Accent 1"/>
    <w:basedOn w:val="772"/>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Accent 2"/>
    <w:basedOn w:val="77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Accent 3"/>
    <w:basedOn w:val="77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Accent 4"/>
    <w:basedOn w:val="77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Accent 5"/>
    <w:basedOn w:val="772"/>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Accent 6"/>
    <w:basedOn w:val="77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5 Dark"/>
    <w:basedOn w:val="77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5 Dark Accent 1"/>
    <w:basedOn w:val="772"/>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Accent 2"/>
    <w:basedOn w:val="77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Accent 3"/>
    <w:basedOn w:val="77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5 Dark Accent 4"/>
    <w:basedOn w:val="77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Accent 5"/>
    <w:basedOn w:val="772"/>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Accent 6"/>
    <w:basedOn w:val="77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w:basedOn w:val="77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Accent 1"/>
    <w:basedOn w:val="772"/>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Accent 2"/>
    <w:basedOn w:val="77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Accent 3"/>
    <w:basedOn w:val="77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Accent 4"/>
    <w:basedOn w:val="77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Accent 5"/>
    <w:basedOn w:val="772"/>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Accent 6"/>
    <w:basedOn w:val="77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7 Colorful"/>
    <w:basedOn w:val="77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7 Colorful Accent 1"/>
    <w:basedOn w:val="772"/>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Accent 2"/>
    <w:basedOn w:val="77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Accent 3"/>
    <w:basedOn w:val="77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7 Colorful Accent 4"/>
    <w:basedOn w:val="77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Accent 5"/>
    <w:basedOn w:val="772"/>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Accent 6"/>
    <w:basedOn w:val="77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ned - Accent"/>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ned - Accent 1"/>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ned - Accent 2"/>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ned - Accent 3"/>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4"/>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5"/>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6"/>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amp; Lined - Accent"/>
    <w:basedOn w:val="772"/>
    <w:uiPriority w:val="99"/>
    <w:pPr>
      <w:pBdr/>
      <w:spacing w:after="0" w:line="240" w:lineRule="auto"/>
      <w:ind/>
    </w:pPr>
    <w:rPr>
      <w:color w:val="404040"/>
      <w:sz w:val="20"/>
      <w:szCs w:val="20"/>
      <w:lang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amp; Lined - Accent 1"/>
    <w:basedOn w:val="772"/>
    <w:uiPriority w:val="99"/>
    <w:pPr>
      <w:pBdr/>
      <w:spacing w:after="0" w:line="240" w:lineRule="auto"/>
      <w:ind/>
    </w:pPr>
    <w:rPr>
      <w:color w:val="404040"/>
      <w:sz w:val="20"/>
      <w:szCs w:val="20"/>
      <w:lang w:eastAsia="ja-JP"/>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amp; Lined - Accent 2"/>
    <w:basedOn w:val="772"/>
    <w:uiPriority w:val="99"/>
    <w:pPr>
      <w:pBdr/>
      <w:spacing w:after="0" w:line="240" w:lineRule="auto"/>
      <w:ind/>
    </w:pPr>
    <w:rPr>
      <w:color w:val="404040"/>
      <w:sz w:val="20"/>
      <w:szCs w:val="20"/>
      <w:lang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amp; Lined - Accent 3"/>
    <w:basedOn w:val="772"/>
    <w:uiPriority w:val="99"/>
    <w:pPr>
      <w:pBdr/>
      <w:spacing w:after="0" w:line="240" w:lineRule="auto"/>
      <w:ind/>
    </w:pPr>
    <w:rPr>
      <w:color w:val="404040"/>
      <w:sz w:val="20"/>
      <w:szCs w:val="20"/>
      <w:lang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4"/>
    <w:basedOn w:val="772"/>
    <w:uiPriority w:val="99"/>
    <w:pPr>
      <w:pBdr/>
      <w:spacing w:after="0" w:line="240" w:lineRule="auto"/>
      <w:ind/>
    </w:pPr>
    <w:rPr>
      <w:color w:val="404040"/>
      <w:sz w:val="20"/>
      <w:szCs w:val="20"/>
      <w:lang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5"/>
    <w:basedOn w:val="772"/>
    <w:uiPriority w:val="99"/>
    <w:pPr>
      <w:pBdr/>
      <w:spacing w:after="0" w:line="240" w:lineRule="auto"/>
      <w:ind/>
    </w:pPr>
    <w:rPr>
      <w:color w:val="404040"/>
      <w:sz w:val="20"/>
      <w:szCs w:val="20"/>
      <w:lang w:eastAsia="ja-JP"/>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6"/>
    <w:basedOn w:val="772"/>
    <w:uiPriority w:val="99"/>
    <w:pPr>
      <w:pBdr/>
      <w:spacing w:after="0" w:line="240" w:lineRule="auto"/>
      <w:ind/>
    </w:pPr>
    <w:rPr>
      <w:color w:val="404040"/>
      <w:sz w:val="20"/>
      <w:szCs w:val="20"/>
      <w:lang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w:basedOn w:val="77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 Accent 1"/>
    <w:basedOn w:val="77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 Accent 2"/>
    <w:basedOn w:val="77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 Accent 3"/>
    <w:basedOn w:val="77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 Accent 4"/>
    <w:basedOn w:val="77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5"/>
    <w:basedOn w:val="77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6"/>
    <w:basedOn w:val="77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0" w:customStyle="1">
    <w:name w:val="Heading 1 Char"/>
    <w:basedOn w:val="771"/>
    <w:link w:val="762"/>
    <w:uiPriority w:val="9"/>
    <w:pPr>
      <w:pBdr/>
      <w:spacing/>
      <w:ind/>
    </w:pPr>
    <w:rPr>
      <w:rFonts w:ascii="Arial" w:hAnsi="Arial" w:eastAsia="Arial" w:cs="Arial"/>
      <w:color w:val="2e74b5" w:themeColor="accent1" w:themeShade="BF"/>
      <w:sz w:val="40"/>
      <w:szCs w:val="40"/>
    </w:rPr>
  </w:style>
  <w:style w:type="character" w:styleId="901" w:customStyle="1">
    <w:name w:val="Heading 2 Char"/>
    <w:basedOn w:val="771"/>
    <w:link w:val="763"/>
    <w:uiPriority w:val="9"/>
    <w:pPr>
      <w:pBdr/>
      <w:spacing/>
      <w:ind/>
    </w:pPr>
    <w:rPr>
      <w:rFonts w:ascii="Arial" w:hAnsi="Arial" w:eastAsia="Arial" w:cs="Arial"/>
      <w:color w:val="2e74b5" w:themeColor="accent1" w:themeShade="BF"/>
      <w:sz w:val="32"/>
      <w:szCs w:val="32"/>
    </w:rPr>
  </w:style>
  <w:style w:type="character" w:styleId="902" w:customStyle="1">
    <w:name w:val="Heading 3 Char"/>
    <w:basedOn w:val="771"/>
    <w:link w:val="764"/>
    <w:uiPriority w:val="9"/>
    <w:pPr>
      <w:pBdr/>
      <w:spacing/>
      <w:ind/>
    </w:pPr>
    <w:rPr>
      <w:rFonts w:ascii="Arial" w:hAnsi="Arial" w:eastAsia="Arial" w:cs="Arial"/>
      <w:color w:val="2e74b5" w:themeColor="accent1" w:themeShade="BF"/>
      <w:sz w:val="28"/>
      <w:szCs w:val="28"/>
    </w:rPr>
  </w:style>
  <w:style w:type="character" w:styleId="903" w:customStyle="1">
    <w:name w:val="Heading 4 Char"/>
    <w:basedOn w:val="771"/>
    <w:link w:val="765"/>
    <w:uiPriority w:val="9"/>
    <w:pPr>
      <w:pBdr/>
      <w:spacing/>
      <w:ind/>
    </w:pPr>
    <w:rPr>
      <w:rFonts w:ascii="Arial" w:hAnsi="Arial" w:eastAsia="Arial" w:cs="Arial"/>
      <w:i/>
      <w:iCs/>
      <w:color w:val="2e74b5" w:themeColor="accent1" w:themeShade="BF"/>
    </w:rPr>
  </w:style>
  <w:style w:type="character" w:styleId="904" w:customStyle="1">
    <w:name w:val="Heading 5 Char"/>
    <w:basedOn w:val="771"/>
    <w:link w:val="766"/>
    <w:uiPriority w:val="9"/>
    <w:pPr>
      <w:pBdr/>
      <w:spacing/>
      <w:ind/>
    </w:pPr>
    <w:rPr>
      <w:rFonts w:ascii="Arial" w:hAnsi="Arial" w:eastAsia="Arial" w:cs="Arial"/>
      <w:color w:val="2e74b5" w:themeColor="accent1" w:themeShade="BF"/>
    </w:rPr>
  </w:style>
  <w:style w:type="character" w:styleId="905" w:customStyle="1">
    <w:name w:val="Heading 6 Char"/>
    <w:basedOn w:val="771"/>
    <w:link w:val="767"/>
    <w:uiPriority w:val="9"/>
    <w:pPr>
      <w:pBdr/>
      <w:spacing/>
      <w:ind/>
    </w:pPr>
    <w:rPr>
      <w:rFonts w:ascii="Arial" w:hAnsi="Arial" w:eastAsia="Arial" w:cs="Arial"/>
      <w:i/>
      <w:iCs/>
      <w:color w:val="595959" w:themeColor="text1" w:themeTint="A6"/>
    </w:rPr>
  </w:style>
  <w:style w:type="character" w:styleId="906" w:customStyle="1">
    <w:name w:val="Heading 7 Char"/>
    <w:basedOn w:val="771"/>
    <w:link w:val="768"/>
    <w:uiPriority w:val="9"/>
    <w:pPr>
      <w:pBdr/>
      <w:spacing/>
      <w:ind/>
    </w:pPr>
    <w:rPr>
      <w:rFonts w:ascii="Arial" w:hAnsi="Arial" w:eastAsia="Arial" w:cs="Arial"/>
      <w:color w:val="595959" w:themeColor="text1" w:themeTint="A6"/>
    </w:rPr>
  </w:style>
  <w:style w:type="character" w:styleId="907" w:customStyle="1">
    <w:name w:val="Heading 8 Char"/>
    <w:basedOn w:val="771"/>
    <w:link w:val="769"/>
    <w:uiPriority w:val="9"/>
    <w:pPr>
      <w:pBdr/>
      <w:spacing/>
      <w:ind/>
    </w:pPr>
    <w:rPr>
      <w:rFonts w:ascii="Arial" w:hAnsi="Arial" w:eastAsia="Arial" w:cs="Arial"/>
      <w:i/>
      <w:iCs/>
      <w:color w:val="272727" w:themeColor="text1" w:themeTint="D8"/>
    </w:rPr>
  </w:style>
  <w:style w:type="character" w:styleId="908" w:customStyle="1">
    <w:name w:val="Heading 9 Char"/>
    <w:basedOn w:val="771"/>
    <w:link w:val="770"/>
    <w:uiPriority w:val="9"/>
    <w:pPr>
      <w:pBdr/>
      <w:spacing/>
      <w:ind/>
    </w:pPr>
    <w:rPr>
      <w:rFonts w:ascii="Arial" w:hAnsi="Arial" w:eastAsia="Arial" w:cs="Arial"/>
      <w:i/>
      <w:iCs/>
      <w:color w:val="272727" w:themeColor="text1" w:themeTint="D8"/>
    </w:rPr>
  </w:style>
  <w:style w:type="paragraph" w:styleId="909">
    <w:name w:val="Title"/>
    <w:basedOn w:val="761"/>
    <w:next w:val="761"/>
    <w:link w:val="910"/>
    <w:uiPriority w:val="10"/>
    <w:qFormat/>
    <w:pPr>
      <w:pBdr/>
      <w:spacing w:after="80" w:line="240" w:lineRule="auto"/>
      <w:ind/>
      <w:contextualSpacing w:val="true"/>
    </w:pPr>
    <w:rPr>
      <w:rFonts w:ascii="Arial" w:hAnsi="Arial" w:eastAsia="Arial" w:cs="Arial"/>
      <w:spacing w:val="-10"/>
      <w:sz w:val="56"/>
      <w:szCs w:val="56"/>
    </w:rPr>
  </w:style>
  <w:style w:type="character" w:styleId="910" w:customStyle="1">
    <w:name w:val="Title Char"/>
    <w:basedOn w:val="771"/>
    <w:link w:val="909"/>
    <w:uiPriority w:val="10"/>
    <w:pPr>
      <w:pBdr/>
      <w:spacing/>
      <w:ind/>
    </w:pPr>
    <w:rPr>
      <w:rFonts w:ascii="Arial" w:hAnsi="Arial" w:eastAsia="Arial" w:cs="Arial"/>
      <w:spacing w:val="-10"/>
      <w:sz w:val="56"/>
      <w:szCs w:val="56"/>
    </w:rPr>
  </w:style>
  <w:style w:type="paragraph" w:styleId="911">
    <w:name w:val="Subtitle"/>
    <w:basedOn w:val="761"/>
    <w:next w:val="761"/>
    <w:link w:val="912"/>
    <w:uiPriority w:val="11"/>
    <w:qFormat/>
    <w:pPr>
      <w:numPr>
        <w:ilvl w:val="1"/>
      </w:numPr>
      <w:pBdr/>
      <w:spacing/>
      <w:ind/>
    </w:pPr>
    <w:rPr>
      <w:color w:val="595959" w:themeColor="text1" w:themeTint="A6"/>
      <w:spacing w:val="15"/>
      <w:sz w:val="28"/>
      <w:szCs w:val="28"/>
    </w:rPr>
  </w:style>
  <w:style w:type="character" w:styleId="912" w:customStyle="1">
    <w:name w:val="Subtitle Char"/>
    <w:basedOn w:val="771"/>
    <w:link w:val="911"/>
    <w:uiPriority w:val="11"/>
    <w:pPr>
      <w:pBdr/>
      <w:spacing/>
      <w:ind/>
    </w:pPr>
    <w:rPr>
      <w:color w:val="595959" w:themeColor="text1" w:themeTint="A6"/>
      <w:spacing w:val="15"/>
      <w:sz w:val="28"/>
      <w:szCs w:val="28"/>
    </w:rPr>
  </w:style>
  <w:style w:type="paragraph" w:styleId="913">
    <w:name w:val="Quote"/>
    <w:basedOn w:val="761"/>
    <w:next w:val="761"/>
    <w:link w:val="914"/>
    <w:uiPriority w:val="29"/>
    <w:qFormat/>
    <w:pPr>
      <w:pBdr/>
      <w:spacing w:before="160"/>
      <w:ind/>
      <w:jc w:val="center"/>
    </w:pPr>
    <w:rPr>
      <w:i/>
      <w:iCs/>
      <w:color w:val="404040" w:themeColor="text1" w:themeTint="BF"/>
    </w:rPr>
  </w:style>
  <w:style w:type="character" w:styleId="914" w:customStyle="1">
    <w:name w:val="Quote Char"/>
    <w:basedOn w:val="771"/>
    <w:link w:val="913"/>
    <w:uiPriority w:val="29"/>
    <w:pPr>
      <w:pBdr/>
      <w:spacing/>
      <w:ind/>
    </w:pPr>
    <w:rPr>
      <w:i/>
      <w:iCs/>
      <w:color w:val="404040" w:themeColor="text1" w:themeTint="BF"/>
    </w:rPr>
  </w:style>
  <w:style w:type="character" w:styleId="915">
    <w:name w:val="Intense Emphasis"/>
    <w:basedOn w:val="771"/>
    <w:uiPriority w:val="21"/>
    <w:qFormat/>
    <w:pPr>
      <w:pBdr/>
      <w:spacing/>
      <w:ind/>
    </w:pPr>
    <w:rPr>
      <w:i/>
      <w:iCs/>
      <w:color w:val="2e74b5" w:themeColor="accent1" w:themeShade="BF"/>
    </w:rPr>
  </w:style>
  <w:style w:type="paragraph" w:styleId="916">
    <w:name w:val="Intense Quote"/>
    <w:basedOn w:val="761"/>
    <w:next w:val="761"/>
    <w:link w:val="917"/>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17" w:customStyle="1">
    <w:name w:val="Intense Quote Char"/>
    <w:basedOn w:val="771"/>
    <w:link w:val="916"/>
    <w:uiPriority w:val="30"/>
    <w:pPr>
      <w:pBdr/>
      <w:spacing/>
      <w:ind/>
    </w:pPr>
    <w:rPr>
      <w:i/>
      <w:iCs/>
      <w:color w:val="2e74b5" w:themeColor="accent1" w:themeShade="BF"/>
    </w:rPr>
  </w:style>
  <w:style w:type="character" w:styleId="918">
    <w:name w:val="Intense Reference"/>
    <w:basedOn w:val="771"/>
    <w:uiPriority w:val="32"/>
    <w:qFormat/>
    <w:pPr>
      <w:pBdr/>
      <w:spacing/>
      <w:ind/>
    </w:pPr>
    <w:rPr>
      <w:b/>
      <w:bCs/>
      <w:smallCaps/>
      <w:color w:val="2e74b5" w:themeColor="accent1" w:themeShade="BF"/>
      <w:spacing w:val="5"/>
    </w:rPr>
  </w:style>
  <w:style w:type="character" w:styleId="919">
    <w:name w:val="Subtle Emphasis"/>
    <w:basedOn w:val="771"/>
    <w:uiPriority w:val="19"/>
    <w:qFormat/>
    <w:pPr>
      <w:pBdr/>
      <w:spacing/>
      <w:ind/>
    </w:pPr>
    <w:rPr>
      <w:i/>
      <w:iCs/>
      <w:color w:val="404040" w:themeColor="text1" w:themeTint="BF"/>
    </w:rPr>
  </w:style>
  <w:style w:type="character" w:styleId="920">
    <w:name w:val="Emphasis"/>
    <w:basedOn w:val="771"/>
    <w:uiPriority w:val="20"/>
    <w:qFormat/>
    <w:pPr>
      <w:pBdr/>
      <w:spacing/>
      <w:ind/>
    </w:pPr>
    <w:rPr>
      <w:i/>
      <w:iCs/>
    </w:rPr>
  </w:style>
  <w:style w:type="character" w:styleId="921">
    <w:name w:val="Strong"/>
    <w:basedOn w:val="771"/>
    <w:uiPriority w:val="22"/>
    <w:qFormat/>
    <w:pPr>
      <w:pBdr/>
      <w:spacing/>
      <w:ind/>
    </w:pPr>
    <w:rPr>
      <w:b/>
      <w:bCs/>
    </w:rPr>
  </w:style>
  <w:style w:type="character" w:styleId="922">
    <w:name w:val="Subtle Reference"/>
    <w:basedOn w:val="771"/>
    <w:uiPriority w:val="31"/>
    <w:qFormat/>
    <w:pPr>
      <w:pBdr/>
      <w:spacing/>
      <w:ind/>
    </w:pPr>
    <w:rPr>
      <w:smallCaps/>
      <w:color w:val="5a5a5a" w:themeColor="text1" w:themeTint="A5"/>
    </w:rPr>
  </w:style>
  <w:style w:type="character" w:styleId="923">
    <w:name w:val="Book Title"/>
    <w:basedOn w:val="771"/>
    <w:uiPriority w:val="33"/>
    <w:qFormat/>
    <w:pPr>
      <w:pBdr/>
      <w:spacing/>
      <w:ind/>
    </w:pPr>
    <w:rPr>
      <w:b/>
      <w:bCs/>
      <w:i/>
      <w:iCs/>
      <w:spacing w:val="5"/>
    </w:rPr>
  </w:style>
  <w:style w:type="paragraph" w:styleId="924">
    <w:name w:val="Header"/>
    <w:basedOn w:val="761"/>
    <w:link w:val="925"/>
    <w:uiPriority w:val="99"/>
    <w:unhideWhenUsed/>
    <w:pPr>
      <w:pBdr/>
      <w:tabs>
        <w:tab w:val="center" w:leader="none" w:pos="4844"/>
        <w:tab w:val="right" w:leader="none" w:pos="9689"/>
      </w:tabs>
      <w:spacing w:after="0" w:line="240" w:lineRule="auto"/>
      <w:ind/>
    </w:pPr>
  </w:style>
  <w:style w:type="character" w:styleId="925" w:customStyle="1">
    <w:name w:val="Header Char"/>
    <w:basedOn w:val="771"/>
    <w:link w:val="924"/>
    <w:uiPriority w:val="99"/>
    <w:pPr>
      <w:pBdr/>
      <w:spacing/>
      <w:ind/>
    </w:pPr>
  </w:style>
  <w:style w:type="paragraph" w:styleId="926">
    <w:name w:val="Footer"/>
    <w:basedOn w:val="761"/>
    <w:link w:val="927"/>
    <w:uiPriority w:val="99"/>
    <w:unhideWhenUsed/>
    <w:pPr>
      <w:pBdr/>
      <w:tabs>
        <w:tab w:val="center" w:leader="none" w:pos="4844"/>
        <w:tab w:val="right" w:leader="none" w:pos="9689"/>
      </w:tabs>
      <w:spacing w:after="0" w:line="240" w:lineRule="auto"/>
      <w:ind/>
    </w:pPr>
  </w:style>
  <w:style w:type="character" w:styleId="927" w:customStyle="1">
    <w:name w:val="Footer Char"/>
    <w:basedOn w:val="771"/>
    <w:link w:val="926"/>
    <w:uiPriority w:val="99"/>
    <w:pPr>
      <w:pBdr/>
      <w:spacing/>
      <w:ind/>
    </w:pPr>
  </w:style>
  <w:style w:type="paragraph" w:styleId="928">
    <w:name w:val="Caption"/>
    <w:basedOn w:val="761"/>
    <w:next w:val="761"/>
    <w:uiPriority w:val="35"/>
    <w:unhideWhenUsed/>
    <w:qFormat/>
    <w:pPr>
      <w:pBdr/>
      <w:spacing w:line="240" w:lineRule="auto"/>
      <w:ind/>
    </w:pPr>
    <w:rPr>
      <w:i/>
      <w:iCs/>
      <w:color w:val="44546a" w:themeColor="text2"/>
      <w:sz w:val="18"/>
      <w:szCs w:val="18"/>
    </w:rPr>
  </w:style>
  <w:style w:type="paragraph" w:styleId="929">
    <w:name w:val="footnote text"/>
    <w:basedOn w:val="761"/>
    <w:link w:val="930"/>
    <w:uiPriority w:val="99"/>
    <w:semiHidden/>
    <w:unhideWhenUsed/>
    <w:pPr>
      <w:pBdr/>
      <w:spacing w:after="0" w:line="240" w:lineRule="auto"/>
      <w:ind/>
    </w:pPr>
    <w:rPr>
      <w:sz w:val="20"/>
      <w:szCs w:val="20"/>
    </w:rPr>
  </w:style>
  <w:style w:type="character" w:styleId="930" w:customStyle="1">
    <w:name w:val="Footnote Text Char"/>
    <w:basedOn w:val="771"/>
    <w:link w:val="929"/>
    <w:uiPriority w:val="99"/>
    <w:semiHidden/>
    <w:pPr>
      <w:pBdr/>
      <w:spacing/>
      <w:ind/>
    </w:pPr>
    <w:rPr>
      <w:sz w:val="20"/>
      <w:szCs w:val="20"/>
    </w:rPr>
  </w:style>
  <w:style w:type="character" w:styleId="931">
    <w:name w:val="footnote reference"/>
    <w:basedOn w:val="771"/>
    <w:uiPriority w:val="99"/>
    <w:semiHidden/>
    <w:unhideWhenUsed/>
    <w:pPr>
      <w:pBdr/>
      <w:spacing/>
      <w:ind/>
    </w:pPr>
    <w:rPr>
      <w:vertAlign w:val="superscript"/>
    </w:rPr>
  </w:style>
  <w:style w:type="paragraph" w:styleId="932">
    <w:name w:val="endnote text"/>
    <w:basedOn w:val="761"/>
    <w:link w:val="933"/>
    <w:uiPriority w:val="99"/>
    <w:semiHidden/>
    <w:unhideWhenUsed/>
    <w:pPr>
      <w:pBdr/>
      <w:spacing w:after="0" w:line="240" w:lineRule="auto"/>
      <w:ind/>
    </w:pPr>
    <w:rPr>
      <w:sz w:val="20"/>
      <w:szCs w:val="20"/>
    </w:rPr>
  </w:style>
  <w:style w:type="character" w:styleId="933" w:customStyle="1">
    <w:name w:val="Endnote Text Char"/>
    <w:basedOn w:val="771"/>
    <w:link w:val="932"/>
    <w:uiPriority w:val="99"/>
    <w:semiHidden/>
    <w:pPr>
      <w:pBdr/>
      <w:spacing/>
      <w:ind/>
    </w:pPr>
    <w:rPr>
      <w:sz w:val="20"/>
      <w:szCs w:val="20"/>
    </w:rPr>
  </w:style>
  <w:style w:type="character" w:styleId="934">
    <w:name w:val="endnote reference"/>
    <w:basedOn w:val="771"/>
    <w:uiPriority w:val="99"/>
    <w:semiHidden/>
    <w:unhideWhenUsed/>
    <w:pPr>
      <w:pBdr/>
      <w:spacing/>
      <w:ind/>
    </w:pPr>
    <w:rPr>
      <w:vertAlign w:val="superscript"/>
    </w:rPr>
  </w:style>
  <w:style w:type="character" w:styleId="935">
    <w:name w:val="Hyperlink"/>
    <w:basedOn w:val="771"/>
    <w:uiPriority w:val="99"/>
    <w:unhideWhenUsed/>
    <w:pPr>
      <w:pBdr/>
      <w:spacing/>
      <w:ind/>
    </w:pPr>
    <w:rPr>
      <w:color w:val="0563c1" w:themeColor="hyperlink"/>
      <w:u w:val="single"/>
    </w:rPr>
  </w:style>
  <w:style w:type="character" w:styleId="936">
    <w:name w:val="FollowedHyperlink"/>
    <w:basedOn w:val="771"/>
    <w:uiPriority w:val="99"/>
    <w:semiHidden/>
    <w:unhideWhenUsed/>
    <w:pPr>
      <w:pBdr/>
      <w:spacing/>
      <w:ind/>
    </w:pPr>
    <w:rPr>
      <w:color w:val="954f72" w:themeColor="followedHyperlink"/>
      <w:u w:val="single"/>
    </w:rPr>
  </w:style>
  <w:style w:type="paragraph" w:styleId="937">
    <w:name w:val="toc 1"/>
    <w:basedOn w:val="761"/>
    <w:next w:val="761"/>
    <w:uiPriority w:val="39"/>
    <w:unhideWhenUsed/>
    <w:pPr>
      <w:pBdr/>
      <w:spacing w:after="100"/>
      <w:ind/>
    </w:pPr>
  </w:style>
  <w:style w:type="paragraph" w:styleId="938">
    <w:name w:val="toc 2"/>
    <w:basedOn w:val="761"/>
    <w:next w:val="761"/>
    <w:uiPriority w:val="39"/>
    <w:unhideWhenUsed/>
    <w:pPr>
      <w:pBdr/>
      <w:spacing w:after="100"/>
      <w:ind w:left="220"/>
    </w:pPr>
  </w:style>
  <w:style w:type="paragraph" w:styleId="939">
    <w:name w:val="toc 3"/>
    <w:basedOn w:val="761"/>
    <w:next w:val="761"/>
    <w:uiPriority w:val="39"/>
    <w:unhideWhenUsed/>
    <w:pPr>
      <w:pBdr/>
      <w:spacing w:after="100"/>
      <w:ind w:left="440"/>
    </w:pPr>
  </w:style>
  <w:style w:type="paragraph" w:styleId="940">
    <w:name w:val="toc 4"/>
    <w:basedOn w:val="761"/>
    <w:next w:val="761"/>
    <w:uiPriority w:val="39"/>
    <w:unhideWhenUsed/>
    <w:pPr>
      <w:pBdr/>
      <w:spacing w:after="100"/>
      <w:ind w:left="660"/>
    </w:pPr>
  </w:style>
  <w:style w:type="paragraph" w:styleId="941">
    <w:name w:val="toc 5"/>
    <w:basedOn w:val="761"/>
    <w:next w:val="761"/>
    <w:uiPriority w:val="39"/>
    <w:unhideWhenUsed/>
    <w:pPr>
      <w:pBdr/>
      <w:spacing w:after="100"/>
      <w:ind w:left="880"/>
    </w:pPr>
  </w:style>
  <w:style w:type="paragraph" w:styleId="942">
    <w:name w:val="toc 6"/>
    <w:basedOn w:val="761"/>
    <w:next w:val="761"/>
    <w:uiPriority w:val="39"/>
    <w:unhideWhenUsed/>
    <w:pPr>
      <w:pBdr/>
      <w:spacing w:after="100"/>
      <w:ind w:left="1100"/>
    </w:pPr>
  </w:style>
  <w:style w:type="paragraph" w:styleId="943">
    <w:name w:val="toc 7"/>
    <w:basedOn w:val="761"/>
    <w:next w:val="761"/>
    <w:uiPriority w:val="39"/>
    <w:unhideWhenUsed/>
    <w:pPr>
      <w:pBdr/>
      <w:spacing w:after="100"/>
      <w:ind w:left="1320"/>
    </w:pPr>
  </w:style>
  <w:style w:type="paragraph" w:styleId="944">
    <w:name w:val="toc 8"/>
    <w:basedOn w:val="761"/>
    <w:next w:val="761"/>
    <w:uiPriority w:val="39"/>
    <w:unhideWhenUsed/>
    <w:pPr>
      <w:pBdr/>
      <w:spacing w:after="100"/>
      <w:ind w:left="1540"/>
    </w:pPr>
  </w:style>
  <w:style w:type="paragraph" w:styleId="945">
    <w:name w:val="toc 9"/>
    <w:basedOn w:val="761"/>
    <w:next w:val="761"/>
    <w:uiPriority w:val="39"/>
    <w:unhideWhenUsed/>
    <w:pPr>
      <w:pBdr/>
      <w:spacing w:after="100"/>
      <w:ind w:left="1760"/>
    </w:pPr>
  </w:style>
  <w:style w:type="paragraph" w:styleId="946">
    <w:name w:val="TOC Heading"/>
    <w:uiPriority w:val="39"/>
    <w:unhideWhenUsed/>
    <w:pPr>
      <w:pBdr/>
      <w:spacing/>
      <w:ind/>
    </w:pPr>
  </w:style>
  <w:style w:type="paragraph" w:styleId="947">
    <w:name w:val="table of figures"/>
    <w:basedOn w:val="761"/>
    <w:next w:val="761"/>
    <w:uiPriority w:val="99"/>
    <w:unhideWhenUsed/>
    <w:pPr>
      <w:pBdr/>
      <w:spacing w:after="0"/>
      <w:ind/>
    </w:pPr>
  </w:style>
  <w:style w:type="paragraph" w:styleId="948">
    <w:name w:val="No Spacing"/>
    <w:basedOn w:val="761"/>
    <w:uiPriority w:val="1"/>
    <w:qFormat/>
    <w:pPr>
      <w:pBdr/>
      <w:spacing w:after="0" w:line="240" w:lineRule="auto"/>
      <w:ind/>
    </w:pPr>
  </w:style>
  <w:style w:type="paragraph" w:styleId="949">
    <w:name w:val="List Paragraph"/>
    <w:basedOn w:val="761"/>
    <w:uiPriority w:val="34"/>
    <w:qFormat/>
    <w:pPr>
      <w:pBdr/>
      <w:spacing/>
      <w:ind w:left="720"/>
      <w:contextualSpacing w:val="true"/>
    </w:pPr>
  </w:style>
  <w:style w:type="paragraph" w:styleId="950">
    <w:name w:val="Revision"/>
    <w:hidden/>
    <w:uiPriority w:val="99"/>
    <w:semiHidden/>
    <w:pPr>
      <w:pBdr/>
      <w:spacing w:after="0" w:line="240" w:lineRule="auto"/>
      <w:ind/>
    </w:pPr>
  </w:style>
  <w:style w:type="character" w:styleId="951">
    <w:name w:val="Unresolved Mention"/>
    <w:basedOn w:val="771"/>
    <w:uiPriority w:val="99"/>
    <w:semiHidden/>
    <w:unhideWhenUsed/>
    <w:pPr>
      <w:pBdr/>
      <w:spacing/>
      <w:ind/>
    </w:pPr>
    <w:rPr>
      <w:color w:val="605e5c"/>
      <w:shd w:val="clear" w:color="auto" w:fill="e1dfdd"/>
    </w:rPr>
  </w:style>
  <w:style w:type="character" w:styleId="952">
    <w:name w:val="Placeholder Text"/>
    <w:basedOn w:val="771"/>
    <w:uiPriority w:val="99"/>
    <w:semiHidden/>
    <w:pPr>
      <w:pBdr/>
      <w:spacing/>
      <w:ind/>
    </w:pPr>
    <w:rPr>
      <w:color w:val="66666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created xsi:type="dcterms:W3CDTF">2026-05-18T15:28:00Z</dcterms:created>
  <dcterms:modified xsi:type="dcterms:W3CDTF">2026-05-19T07:59:28Z</dcterms:modified>
</cp:coreProperties>
</file>