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D8C98" w14:textId="77777777" w:rsidR="00E27321" w:rsidRDefault="00000000">
      <w:pPr>
        <w:spacing w:after="0"/>
        <w:jc w:val="center"/>
        <w:rPr>
          <w:rFonts w:ascii="Cambria" w:eastAsia="Times New Roman" w:hAnsi="Cambria" w:cs="Times New Roman"/>
          <w:b/>
          <w:bCs/>
          <w:sz w:val="20"/>
          <w:szCs w:val="20"/>
        </w:rPr>
      </w:pPr>
      <w:r>
        <w:rPr>
          <w:rFonts w:ascii="Cambria" w:eastAsia="Times New Roman" w:hAnsi="Cambria" w:cs="Times New Roman"/>
          <w:b/>
          <w:bCs/>
          <w:sz w:val="20"/>
          <w:szCs w:val="20"/>
        </w:rPr>
        <w:t>REVIEW OF THE ASSESSMENT FOR ALL INITIATIVE (a4a) STATISTICAL CATCH-AT-AGE FRAMEWORK FOR THE ICCAT SOFTWARE CATALOGUE</w:t>
      </w:r>
    </w:p>
    <w:p w14:paraId="24875CB1" w14:textId="77777777" w:rsidR="00E27321" w:rsidRDefault="00E27321">
      <w:pPr>
        <w:spacing w:after="0"/>
        <w:jc w:val="center"/>
        <w:rPr>
          <w:rFonts w:ascii="Cambria" w:hAnsi="Cambria" w:cs="Times New Roman"/>
          <w:sz w:val="20"/>
          <w:szCs w:val="20"/>
        </w:rPr>
      </w:pPr>
    </w:p>
    <w:p w14:paraId="77FBB1FD" w14:textId="77777777" w:rsidR="00E27321" w:rsidRDefault="00000000">
      <w:pPr>
        <w:spacing w:after="0"/>
        <w:jc w:val="center"/>
        <w:rPr>
          <w:rFonts w:ascii="Cambria" w:eastAsia="Times New Roman" w:hAnsi="Cambria" w:cs="Times New Roman"/>
          <w:sz w:val="20"/>
          <w:szCs w:val="20"/>
          <w:lang w:val="pt-BR"/>
        </w:rPr>
      </w:pPr>
      <w:r>
        <w:rPr>
          <w:rFonts w:ascii="Cambria" w:eastAsia="Times New Roman" w:hAnsi="Cambria" w:cs="Times New Roman"/>
          <w:sz w:val="20"/>
          <w:szCs w:val="20"/>
          <w:lang w:val="pt-BR"/>
        </w:rPr>
        <w:t>E. Jardim</w:t>
      </w:r>
      <w:r>
        <w:rPr>
          <w:rStyle w:val="FootnoteReference"/>
          <w:rFonts w:ascii="Cambria" w:eastAsia="Times New Roman" w:hAnsi="Cambria" w:cs="Times New Roman"/>
          <w:sz w:val="20"/>
          <w:szCs w:val="20"/>
          <w:lang w:val="pt-BR"/>
        </w:rPr>
        <w:footnoteReference w:id="1"/>
      </w:r>
      <w:r>
        <w:rPr>
          <w:rFonts w:ascii="Cambria" w:eastAsia="Times New Roman" w:hAnsi="Cambria" w:cs="Times New Roman"/>
          <w:sz w:val="20"/>
          <w:szCs w:val="20"/>
          <w:lang w:val="pt-BR"/>
        </w:rPr>
        <w:t>, D. Mantopoulou Palouka</w:t>
      </w:r>
      <w:r>
        <w:rPr>
          <w:rStyle w:val="FootnoteReference"/>
          <w:rFonts w:ascii="Cambria" w:eastAsia="Times New Roman" w:hAnsi="Cambria" w:cs="Times New Roman"/>
          <w:sz w:val="20"/>
          <w:szCs w:val="20"/>
          <w:lang w:val="pt-BR"/>
        </w:rPr>
        <w:footnoteReference w:id="2"/>
      </w:r>
      <w:r>
        <w:rPr>
          <w:rFonts w:ascii="Cambria" w:eastAsia="Times New Roman" w:hAnsi="Cambria" w:cs="Times New Roman"/>
          <w:sz w:val="20"/>
          <w:szCs w:val="20"/>
          <w:lang w:val="pt-BR"/>
        </w:rPr>
        <w:t>, G. Tserpes</w:t>
      </w:r>
      <w:r>
        <w:rPr>
          <w:rStyle w:val="FootnoteReference"/>
          <w:rFonts w:ascii="Cambria" w:eastAsia="Times New Roman" w:hAnsi="Cambria" w:cs="Times New Roman"/>
          <w:sz w:val="20"/>
          <w:szCs w:val="20"/>
          <w:lang w:val="pt-BR"/>
        </w:rPr>
        <w:footnoteReference w:id="3"/>
      </w:r>
      <w:r>
        <w:rPr>
          <w:rFonts w:ascii="Cambria" w:eastAsia="Times New Roman" w:hAnsi="Cambria" w:cs="Times New Roman"/>
          <w:sz w:val="20"/>
          <w:szCs w:val="20"/>
          <w:lang w:val="pt-BR"/>
        </w:rPr>
        <w:t>, and A. Kimoto</w:t>
      </w:r>
      <w:r>
        <w:rPr>
          <w:rStyle w:val="FootnoteReference"/>
          <w:rFonts w:ascii="Cambria" w:eastAsia="Times New Roman" w:hAnsi="Cambria" w:cs="Times New Roman"/>
          <w:sz w:val="20"/>
          <w:szCs w:val="20"/>
          <w:lang w:val="pt-BR"/>
        </w:rPr>
        <w:footnoteReference w:id="4"/>
      </w:r>
    </w:p>
    <w:p w14:paraId="0DE81FE3" w14:textId="77777777" w:rsidR="00E27321" w:rsidRDefault="00E27321">
      <w:pPr>
        <w:spacing w:after="0"/>
        <w:jc w:val="center"/>
        <w:rPr>
          <w:rFonts w:ascii="Cambria" w:hAnsi="Cambria" w:cs="Times New Roman"/>
          <w:sz w:val="20"/>
          <w:szCs w:val="20"/>
          <w:lang w:val="pt-BR"/>
        </w:rPr>
      </w:pPr>
    </w:p>
    <w:p w14:paraId="1D1C0D60" w14:textId="77777777" w:rsidR="00E27321" w:rsidRDefault="00E27321">
      <w:pPr>
        <w:spacing w:after="0"/>
        <w:jc w:val="center"/>
        <w:rPr>
          <w:rFonts w:ascii="Cambria" w:hAnsi="Cambria" w:cs="Times New Roman"/>
          <w:sz w:val="20"/>
          <w:szCs w:val="20"/>
          <w:lang w:val="pt-BR"/>
        </w:rPr>
      </w:pPr>
    </w:p>
    <w:p w14:paraId="5839E168" w14:textId="77777777" w:rsidR="00E27321" w:rsidRDefault="00000000">
      <w:pPr>
        <w:spacing w:after="0"/>
        <w:jc w:val="center"/>
        <w:rPr>
          <w:rFonts w:ascii="Cambria" w:eastAsia="Times New Roman" w:hAnsi="Cambria" w:cs="Times New Roman"/>
          <w:i/>
          <w:iCs/>
          <w:sz w:val="20"/>
          <w:szCs w:val="20"/>
        </w:rPr>
      </w:pPr>
      <w:r>
        <w:rPr>
          <w:rFonts w:ascii="Cambria" w:eastAsia="Times New Roman" w:hAnsi="Cambria" w:cs="Times New Roman"/>
          <w:i/>
          <w:iCs/>
          <w:sz w:val="20"/>
          <w:szCs w:val="20"/>
        </w:rPr>
        <w:t>SUMMARY</w:t>
      </w:r>
    </w:p>
    <w:p w14:paraId="3F894233" w14:textId="77777777" w:rsidR="00E27321" w:rsidRDefault="00E27321">
      <w:pPr>
        <w:spacing w:after="0"/>
        <w:jc w:val="center"/>
        <w:rPr>
          <w:rFonts w:ascii="Cambria" w:eastAsia="Times New Roman" w:hAnsi="Cambria" w:cs="Times New Roman"/>
          <w:sz w:val="20"/>
          <w:szCs w:val="20"/>
        </w:rPr>
      </w:pPr>
    </w:p>
    <w:p w14:paraId="0FBD7C31" w14:textId="77777777" w:rsidR="00E27321" w:rsidRDefault="00E27321">
      <w:pPr>
        <w:spacing w:after="0"/>
        <w:jc w:val="center"/>
        <w:rPr>
          <w:rFonts w:ascii="Cambria" w:eastAsia="Times New Roman" w:hAnsi="Cambria" w:cs="Times New Roman"/>
          <w:sz w:val="20"/>
          <w:szCs w:val="20"/>
        </w:rPr>
      </w:pPr>
    </w:p>
    <w:p w14:paraId="73521939" w14:textId="77777777" w:rsidR="00E27321" w:rsidRDefault="00000000">
      <w:pPr>
        <w:spacing w:after="0"/>
        <w:ind w:left="677" w:right="677"/>
        <w:jc w:val="both"/>
        <w:rPr>
          <w:rFonts w:ascii="Cambria" w:eastAsia="Times New Roman" w:hAnsi="Cambria" w:cs="Times New Roman"/>
          <w:sz w:val="20"/>
          <w:szCs w:val="20"/>
        </w:rPr>
      </w:pPr>
      <w:r>
        <w:rPr>
          <w:rFonts w:ascii="Cambria" w:eastAsia="Times New Roman" w:hAnsi="Cambria" w:cs="Times New Roman"/>
          <w:sz w:val="20"/>
          <w:szCs w:val="20"/>
        </w:rPr>
        <w:t>The Assessment for All Initiative (a4a) is a statistical catch-at-age (SCA) stock assessment framework originally developed by the European Commission Joint Research Centre (JRC) to simplify, standardize, and</w:t>
      </w:r>
      <w:r>
        <w:rPr>
          <w:rFonts w:ascii="Cambria" w:hAnsi="Cambria"/>
          <w:sz w:val="20"/>
          <w:szCs w:val="20"/>
        </w:rPr>
        <w:t xml:space="preserve"> </w:t>
      </w:r>
      <w:r>
        <w:rPr>
          <w:rFonts w:ascii="Cambria" w:eastAsia="Times New Roman" w:hAnsi="Cambria" w:cs="Times New Roman"/>
          <w:sz w:val="20"/>
          <w:szCs w:val="20"/>
        </w:rPr>
        <w:t>scale up fish stock assessment. The framework is built on the Fisheries Library for R (FLR) and uses</w:t>
      </w:r>
      <w:r>
        <w:rPr>
          <w:rFonts w:ascii="Cambria" w:hAnsi="Cambria"/>
          <w:sz w:val="20"/>
          <w:szCs w:val="20"/>
        </w:rPr>
        <w:t xml:space="preserve"> </w:t>
      </w:r>
      <w:r>
        <w:rPr>
          <w:rFonts w:ascii="Cambria" w:eastAsia="Times New Roman" w:hAnsi="Cambria" w:cs="Times New Roman"/>
          <w:sz w:val="20"/>
          <w:szCs w:val="20"/>
        </w:rPr>
        <w:t>an age-structured population dynamics model with a flexible, submodel-based formulation that allows the</w:t>
      </w:r>
      <w:r>
        <w:rPr>
          <w:rFonts w:ascii="Cambria" w:hAnsi="Cambria"/>
          <w:sz w:val="20"/>
          <w:szCs w:val="20"/>
        </w:rPr>
        <w:t xml:space="preserve"> </w:t>
      </w:r>
      <w:r>
        <w:rPr>
          <w:rFonts w:ascii="Cambria" w:eastAsia="Times New Roman" w:hAnsi="Cambria" w:cs="Times New Roman"/>
          <w:sz w:val="20"/>
          <w:szCs w:val="20"/>
        </w:rPr>
        <w:t>analyst to express fishing mortality, catchability, recruitment, variance, and initial population abundance</w:t>
      </w:r>
      <w:r>
        <w:rPr>
          <w:rFonts w:ascii="Cambria" w:hAnsi="Cambria"/>
          <w:sz w:val="20"/>
          <w:szCs w:val="20"/>
        </w:rPr>
        <w:t xml:space="preserve"> </w:t>
      </w:r>
      <w:r>
        <w:rPr>
          <w:rFonts w:ascii="Cambria" w:eastAsia="Times New Roman" w:hAnsi="Cambria" w:cs="Times New Roman"/>
          <w:sz w:val="20"/>
          <w:szCs w:val="20"/>
        </w:rPr>
        <w:t>as linear models using standard R formula syntax—including generalized additive models (GAMs) via the</w:t>
      </w:r>
      <w:r>
        <w:rPr>
          <w:rFonts w:ascii="Cambria" w:hAnsi="Cambria"/>
          <w:sz w:val="20"/>
          <w:szCs w:val="20"/>
        </w:rPr>
        <w:t xml:space="preserve"> </w:t>
      </w:r>
      <w:r>
        <w:rPr>
          <w:rFonts w:ascii="Cambria" w:eastAsia="Times New Roman" w:hAnsi="Cambria" w:cs="Times New Roman"/>
          <w:sz w:val="20"/>
          <w:szCs w:val="20"/>
        </w:rPr>
        <w:t>mgcv package. The model has been applied to more than 200 stock assessments in the Mediterranean Sea</w:t>
      </w:r>
      <w:r>
        <w:rPr>
          <w:rFonts w:ascii="Cambria" w:hAnsi="Cambria"/>
          <w:sz w:val="20"/>
          <w:szCs w:val="20"/>
        </w:rPr>
        <w:t xml:space="preserve"> </w:t>
      </w:r>
      <w:r>
        <w:rPr>
          <w:rFonts w:ascii="Cambria" w:eastAsia="Times New Roman" w:hAnsi="Cambria" w:cs="Times New Roman"/>
          <w:sz w:val="20"/>
          <w:szCs w:val="20"/>
        </w:rPr>
        <w:t>through the General Fisheries Commission for the Mediterranean (GFCM) and the Scientific, Technical and</w:t>
      </w:r>
      <w:r>
        <w:rPr>
          <w:rFonts w:ascii="Cambria" w:hAnsi="Cambria"/>
          <w:sz w:val="20"/>
          <w:szCs w:val="20"/>
        </w:rPr>
        <w:t xml:space="preserve"> </w:t>
      </w:r>
      <w:r>
        <w:rPr>
          <w:rFonts w:ascii="Cambria" w:eastAsia="Times New Roman" w:hAnsi="Cambria" w:cs="Times New Roman"/>
          <w:sz w:val="20"/>
          <w:szCs w:val="20"/>
        </w:rPr>
        <w:t>Economic Committee for Fisheries (STECF). It supports full uncertainty propagation through maximum</w:t>
      </w:r>
      <w:r>
        <w:rPr>
          <w:rFonts w:ascii="Cambria" w:hAnsi="Cambria"/>
          <w:sz w:val="20"/>
          <w:szCs w:val="20"/>
        </w:rPr>
        <w:t xml:space="preserve"> </w:t>
      </w:r>
      <w:r>
        <w:rPr>
          <w:rFonts w:ascii="Cambria" w:eastAsia="Times New Roman" w:hAnsi="Cambria" w:cs="Times New Roman"/>
          <w:sz w:val="20"/>
          <w:szCs w:val="20"/>
        </w:rPr>
        <w:t>likelihood estimation (MLE), MCMC, and simulation, as well as short-term projections and Management</w:t>
      </w:r>
      <w:r>
        <w:rPr>
          <w:rFonts w:ascii="Cambria" w:hAnsi="Cambria"/>
          <w:sz w:val="20"/>
          <w:szCs w:val="20"/>
        </w:rPr>
        <w:t xml:space="preserve"> </w:t>
      </w:r>
      <w:r>
        <w:rPr>
          <w:rFonts w:ascii="Cambria" w:eastAsia="Times New Roman" w:hAnsi="Cambria" w:cs="Times New Roman"/>
          <w:sz w:val="20"/>
          <w:szCs w:val="20"/>
        </w:rPr>
        <w:t>Strategy Evaluation (MSE) conditioning. The a4a R-package (FLa4a) and its comprehensive handbook are</w:t>
      </w:r>
      <w:r>
        <w:rPr>
          <w:rFonts w:ascii="Cambria" w:hAnsi="Cambria"/>
          <w:sz w:val="20"/>
          <w:szCs w:val="20"/>
        </w:rPr>
        <w:t xml:space="preserve"> </w:t>
      </w:r>
      <w:r>
        <w:rPr>
          <w:rFonts w:ascii="Cambria" w:eastAsia="Times New Roman" w:hAnsi="Cambria" w:cs="Times New Roman"/>
          <w:sz w:val="20"/>
          <w:szCs w:val="20"/>
        </w:rPr>
        <w:t>openly available via the FLR r-universe and GitHub repositories. The authors recommend ICCAT consider</w:t>
      </w:r>
      <w:r>
        <w:rPr>
          <w:rFonts w:ascii="Cambria" w:hAnsi="Cambria"/>
          <w:sz w:val="20"/>
          <w:szCs w:val="20"/>
        </w:rPr>
        <w:t xml:space="preserve"> </w:t>
      </w:r>
      <w:r>
        <w:rPr>
          <w:rFonts w:ascii="Cambria" w:eastAsia="Times New Roman" w:hAnsi="Cambria" w:cs="Times New Roman"/>
          <w:sz w:val="20"/>
          <w:szCs w:val="20"/>
        </w:rPr>
        <w:t>the registration of the a4a methodology in the ICCAT software catalogue.</w:t>
      </w:r>
    </w:p>
    <w:p w14:paraId="2F9E8D1B" w14:textId="77777777" w:rsidR="00E27321" w:rsidRDefault="00E27321">
      <w:pPr>
        <w:spacing w:after="0"/>
        <w:jc w:val="both"/>
        <w:rPr>
          <w:rFonts w:ascii="Cambria" w:eastAsia="Times New Roman" w:hAnsi="Cambria" w:cs="Times New Roman"/>
          <w:sz w:val="20"/>
          <w:szCs w:val="20"/>
        </w:rPr>
      </w:pPr>
    </w:p>
    <w:p w14:paraId="7097FFC6" w14:textId="77777777" w:rsidR="00E27321" w:rsidRDefault="00000000">
      <w:pPr>
        <w:spacing w:after="0"/>
        <w:jc w:val="center"/>
        <w:rPr>
          <w:rFonts w:ascii="Cambria" w:eastAsia="Times New Roman" w:hAnsi="Cambria" w:cs="Times New Roman"/>
          <w:i/>
          <w:iCs/>
          <w:sz w:val="20"/>
          <w:szCs w:val="20"/>
        </w:rPr>
      </w:pPr>
      <w:r>
        <w:rPr>
          <w:rFonts w:ascii="Cambria" w:eastAsia="Times New Roman" w:hAnsi="Cambria" w:cs="Times New Roman"/>
          <w:i/>
          <w:iCs/>
          <w:sz w:val="20"/>
          <w:szCs w:val="20"/>
        </w:rPr>
        <w:t>KEYWORDS</w:t>
      </w:r>
    </w:p>
    <w:p w14:paraId="123C4D43" w14:textId="77777777" w:rsidR="00E27321" w:rsidRDefault="00E27321">
      <w:pPr>
        <w:spacing w:after="0"/>
        <w:jc w:val="center"/>
        <w:rPr>
          <w:rFonts w:ascii="Cambria" w:eastAsia="Times New Roman" w:hAnsi="Cambria" w:cs="Times New Roman"/>
          <w:bCs/>
          <w:i/>
          <w:sz w:val="20"/>
          <w:szCs w:val="20"/>
        </w:rPr>
      </w:pPr>
    </w:p>
    <w:p w14:paraId="2E6CC068" w14:textId="77777777" w:rsidR="00E27321" w:rsidRDefault="00000000">
      <w:pPr>
        <w:spacing w:after="0"/>
        <w:jc w:val="center"/>
        <w:rPr>
          <w:rFonts w:ascii="Cambria" w:eastAsia="Times New Roman" w:hAnsi="Cambria" w:cs="Times New Roman"/>
          <w:sz w:val="20"/>
          <w:szCs w:val="20"/>
        </w:rPr>
      </w:pPr>
      <w:r>
        <w:rPr>
          <w:rFonts w:ascii="Cambria" w:eastAsia="Times New Roman" w:hAnsi="Cambria" w:cs="Times New Roman"/>
          <w:sz w:val="20"/>
          <w:szCs w:val="20"/>
        </w:rPr>
        <w:t>ICCAT Software Catalogue, FLa4a, R-package, FLR, catch-at-age, stock assessment, MSE</w:t>
      </w:r>
    </w:p>
    <w:p w14:paraId="1D1E310C" w14:textId="77777777" w:rsidR="00E27321" w:rsidRDefault="00000000">
      <w:pPr>
        <w:spacing w:after="0"/>
        <w:rPr>
          <w:rFonts w:ascii="Cambria" w:eastAsia="Times New Roman" w:hAnsi="Cambria" w:cs="Times New Roman"/>
          <w:sz w:val="20"/>
          <w:szCs w:val="20"/>
        </w:rPr>
      </w:pPr>
      <w:r>
        <w:rPr>
          <w:rFonts w:ascii="Cambria" w:eastAsia="Times New Roman" w:hAnsi="Cambria" w:cs="Times New Roman"/>
          <w:sz w:val="20"/>
          <w:szCs w:val="20"/>
        </w:rPr>
        <w:br w:type="page" w:clear="all"/>
      </w:r>
    </w:p>
    <w:p w14:paraId="2A4C55FA" w14:textId="77777777" w:rsidR="00E27321" w:rsidRDefault="00000000">
      <w:pPr>
        <w:spacing w:after="0"/>
        <w:rPr>
          <w:rFonts w:ascii="Cambria" w:eastAsia="Times New Roman" w:hAnsi="Cambria" w:cs="Times New Roman"/>
          <w:b/>
          <w:bCs/>
          <w:sz w:val="20"/>
          <w:szCs w:val="20"/>
        </w:rPr>
      </w:pPr>
      <w:r>
        <w:rPr>
          <w:rFonts w:ascii="Cambria" w:eastAsia="Times New Roman" w:hAnsi="Cambria" w:cs="Times New Roman"/>
          <w:b/>
          <w:bCs/>
          <w:sz w:val="20"/>
          <w:szCs w:val="20"/>
        </w:rPr>
        <w:lastRenderedPageBreak/>
        <w:t>Introduction</w:t>
      </w:r>
    </w:p>
    <w:p w14:paraId="4D8B2FA3" w14:textId="77777777" w:rsidR="00E27321" w:rsidRDefault="00E27321">
      <w:pPr>
        <w:spacing w:after="0"/>
        <w:rPr>
          <w:rFonts w:ascii="Cambria" w:eastAsia="Times New Roman" w:hAnsi="Cambria" w:cs="Times New Roman"/>
          <w:b/>
          <w:sz w:val="20"/>
          <w:szCs w:val="20"/>
        </w:rPr>
      </w:pPr>
    </w:p>
    <w:p w14:paraId="6FAF558E" w14:textId="77777777" w:rsidR="00E27321" w:rsidRDefault="00000000">
      <w:pPr>
        <w:spacing w:after="0"/>
        <w:jc w:val="both"/>
        <w:rPr>
          <w:rFonts w:ascii="Cambria" w:eastAsia="Times New Roman" w:hAnsi="Cambria" w:cs="Times New Roman"/>
          <w:sz w:val="20"/>
          <w:szCs w:val="20"/>
          <w:highlight w:val="yellow"/>
        </w:rPr>
      </w:pPr>
      <w:r>
        <w:rPr>
          <w:rFonts w:ascii="Cambria" w:eastAsia="Times New Roman" w:hAnsi="Cambria" w:cs="Times New Roman"/>
          <w:sz w:val="20"/>
          <w:szCs w:val="20"/>
        </w:rPr>
        <w:t>The Swordfish Species Group at the Swordfish Data Preparatory Meeting in 2026 (Anon., 2026)recommended that the a4a (Assessment for All) model (assessment for all initiative) will be considered for inclusion in the ICCAT software catalogue. Following this recommendation, this document provides a review of the a4a model for the ICCAT software catalogue.</w:t>
      </w:r>
    </w:p>
    <w:p w14:paraId="34722485" w14:textId="77777777" w:rsidR="00E27321" w:rsidRDefault="00E27321">
      <w:pPr>
        <w:spacing w:after="0"/>
        <w:jc w:val="both"/>
        <w:rPr>
          <w:rFonts w:ascii="Cambria" w:eastAsia="Times New Roman" w:hAnsi="Cambria" w:cs="Times New Roman"/>
          <w:b/>
          <w:bCs/>
          <w:sz w:val="20"/>
          <w:szCs w:val="20"/>
        </w:rPr>
      </w:pPr>
    </w:p>
    <w:p w14:paraId="19EFC694" w14:textId="77777777" w:rsidR="00E27321" w:rsidRDefault="00000000">
      <w:pPr>
        <w:spacing w:after="0"/>
        <w:jc w:val="both"/>
        <w:rPr>
          <w:rFonts w:ascii="Cambria" w:eastAsia="Times New Roman" w:hAnsi="Cambria" w:cs="Times New Roman"/>
          <w:b/>
          <w:bCs/>
          <w:sz w:val="20"/>
          <w:szCs w:val="20"/>
        </w:rPr>
      </w:pPr>
      <w:r>
        <w:rPr>
          <w:rFonts w:ascii="Cambria" w:eastAsia="Times New Roman" w:hAnsi="Cambria" w:cs="Times New Roman"/>
          <w:b/>
          <w:bCs/>
          <w:sz w:val="20"/>
          <w:szCs w:val="20"/>
        </w:rPr>
        <w:t>The a4a model</w:t>
      </w:r>
    </w:p>
    <w:p w14:paraId="1EA1E174" w14:textId="77777777" w:rsidR="00E27321" w:rsidRDefault="00E27321">
      <w:pPr>
        <w:spacing w:after="0"/>
        <w:jc w:val="both"/>
        <w:rPr>
          <w:rFonts w:ascii="Cambria" w:eastAsia="Times New Roman" w:hAnsi="Cambria" w:cs="Times New Roman"/>
          <w:b/>
          <w:sz w:val="20"/>
          <w:szCs w:val="20"/>
        </w:rPr>
      </w:pPr>
    </w:p>
    <w:p w14:paraId="4352CFC5" w14:textId="77777777" w:rsidR="00E27321" w:rsidRDefault="00000000">
      <w:pPr>
        <w:spacing w:after="0"/>
        <w:jc w:val="both"/>
        <w:rPr>
          <w:rFonts w:ascii="Cambria" w:eastAsia="Times New Roman" w:hAnsi="Cambria" w:cs="Times New Roman"/>
          <w:sz w:val="20"/>
          <w:szCs w:val="20"/>
        </w:rPr>
      </w:pPr>
      <w:r>
        <w:rPr>
          <w:rFonts w:ascii="Cambria" w:eastAsia="Times New Roman" w:hAnsi="Cambria" w:cs="Times New Roman"/>
          <w:sz w:val="20"/>
          <w:szCs w:val="20"/>
        </w:rPr>
        <w:t xml:space="preserve">The Assessment for All (a4a) framework is a statistical catch-at-age (SCA) stock assessment model integrated within the </w:t>
      </w:r>
      <w:hyperlink r:id="rId8" w:anchor="page-top" w:history="1">
        <w:r w:rsidR="00E27321">
          <w:rPr>
            <w:rStyle w:val="Hyperlink"/>
            <w:rFonts w:ascii="Cambria" w:eastAsia="Times New Roman" w:hAnsi="Cambria" w:cs="Times New Roman"/>
            <w:sz w:val="20"/>
            <w:szCs w:val="20"/>
          </w:rPr>
          <w:t>Fisheries Library for R</w:t>
        </w:r>
      </w:hyperlink>
      <w:r>
        <w:rPr>
          <w:rFonts w:ascii="Cambria" w:eastAsia="Times New Roman" w:hAnsi="Cambria" w:cs="Times New Roman"/>
          <w:sz w:val="20"/>
          <w:szCs w:val="20"/>
        </w:rPr>
        <w:t xml:space="preserve"> (FLR).</w:t>
      </w:r>
    </w:p>
    <w:p w14:paraId="32C8D916" w14:textId="77777777" w:rsidR="00E27321" w:rsidRDefault="00E27321">
      <w:pPr>
        <w:spacing w:after="0"/>
        <w:jc w:val="both"/>
        <w:rPr>
          <w:rFonts w:ascii="Cambria" w:hAnsi="Cambria"/>
          <w:b/>
          <w:bCs/>
          <w:sz w:val="20"/>
          <w:szCs w:val="20"/>
        </w:rPr>
      </w:pPr>
    </w:p>
    <w:p w14:paraId="5E3CE0FB" w14:textId="77777777" w:rsidR="00E27321" w:rsidRDefault="00000000">
      <w:pPr>
        <w:spacing w:after="0"/>
        <w:jc w:val="both"/>
        <w:rPr>
          <w:rFonts w:ascii="Cambria" w:eastAsia="Times New Roman" w:hAnsi="Cambria" w:cs="Times New Roman"/>
          <w:sz w:val="20"/>
          <w:szCs w:val="20"/>
        </w:rPr>
      </w:pPr>
      <w:r>
        <w:rPr>
          <w:rFonts w:ascii="Cambria" w:eastAsia="Times New Roman" w:hAnsi="Cambria" w:cs="Times New Roman"/>
          <w:sz w:val="20"/>
          <w:szCs w:val="20"/>
        </w:rPr>
        <w:t xml:space="preserve">The Assessment for All Initiative (a4a) model was launched by the European Commission Joint Research Centre (JRC) in 2012 with the primary goal of developing, testing, and distributing methods capable of assessing a large number of stocks (for the circa. 250 stocks) within operational time frames (Millar </w:t>
      </w:r>
      <w:r>
        <w:rPr>
          <w:rFonts w:ascii="Cambria" w:eastAsia="Times New Roman" w:hAnsi="Cambria" w:cs="Times New Roman"/>
          <w:i/>
          <w:iCs/>
          <w:sz w:val="20"/>
          <w:szCs w:val="20"/>
        </w:rPr>
        <w:t>et al</w:t>
      </w:r>
      <w:r>
        <w:rPr>
          <w:rFonts w:ascii="Cambria" w:eastAsia="Times New Roman" w:hAnsi="Cambria" w:cs="Times New Roman"/>
          <w:sz w:val="20"/>
          <w:szCs w:val="20"/>
        </w:rPr>
        <w:t xml:space="preserve">., 2013). The initiative arose from the recognition that the implementation of the EU Data Collection Framework generates large volumes of data, including for stocks not regularly assessed, and that traditional stock assessment tools take too long to set up and run for such a broad data landscape (Jardim </w:t>
      </w:r>
      <w:r>
        <w:rPr>
          <w:rFonts w:ascii="Cambria" w:eastAsia="Times New Roman" w:hAnsi="Cambria" w:cs="Times New Roman"/>
          <w:i/>
          <w:iCs/>
          <w:sz w:val="20"/>
          <w:szCs w:val="20"/>
        </w:rPr>
        <w:t>et al</w:t>
      </w:r>
      <w:r>
        <w:rPr>
          <w:rFonts w:ascii="Cambria" w:eastAsia="Times New Roman" w:hAnsi="Cambria" w:cs="Times New Roman"/>
          <w:sz w:val="20"/>
          <w:szCs w:val="20"/>
        </w:rPr>
        <w:t>., 2014).</w:t>
      </w:r>
    </w:p>
    <w:p w14:paraId="608FDBAB" w14:textId="77777777" w:rsidR="00E27321" w:rsidRDefault="00E27321">
      <w:pPr>
        <w:spacing w:after="0"/>
        <w:jc w:val="both"/>
        <w:rPr>
          <w:rFonts w:ascii="Cambria" w:eastAsia="Times New Roman" w:hAnsi="Cambria" w:cs="Times New Roman"/>
          <w:sz w:val="20"/>
          <w:szCs w:val="20"/>
        </w:rPr>
      </w:pPr>
    </w:p>
    <w:p w14:paraId="09EB0AD6" w14:textId="77777777" w:rsidR="00E27321" w:rsidRDefault="00000000">
      <w:pPr>
        <w:spacing w:after="0"/>
        <w:jc w:val="both"/>
        <w:rPr>
          <w:rFonts w:ascii="Cambria" w:eastAsia="Times New Roman" w:hAnsi="Cambria" w:cs="Times New Roman"/>
          <w:sz w:val="20"/>
          <w:szCs w:val="20"/>
        </w:rPr>
      </w:pPr>
      <w:r>
        <w:rPr>
          <w:rFonts w:ascii="Cambria" w:eastAsia="Times New Roman" w:hAnsi="Cambria" w:cs="Times New Roman"/>
          <w:sz w:val="20"/>
          <w:szCs w:val="20"/>
        </w:rPr>
        <w:t xml:space="preserve">The a4a framework is built upon the </w:t>
      </w:r>
      <w:hyperlink r:id="rId9" w:anchor="page-top" w:tooltip="https://flrproject.org/#page-top" w:history="1">
        <w:r w:rsidR="00E27321">
          <w:rPr>
            <w:rStyle w:val="Hyperlink"/>
            <w:rFonts w:ascii="Cambria" w:eastAsia="Times New Roman" w:hAnsi="Cambria" w:cs="Times New Roman"/>
            <w:sz w:val="20"/>
            <w:szCs w:val="20"/>
          </w:rPr>
          <w:t>Fisheries Library for R</w:t>
        </w:r>
      </w:hyperlink>
      <w:r>
        <w:rPr>
          <w:rFonts w:ascii="Cambria" w:eastAsia="Times New Roman" w:hAnsi="Cambria" w:cs="Times New Roman"/>
          <w:sz w:val="20"/>
          <w:szCs w:val="20"/>
        </w:rPr>
        <w:t xml:space="preserve"> (FLR; Kell et al., 2007), a widely used open-source software framework. By integrating flexible statistical submodels with the established FLR data structures, </w:t>
      </w:r>
      <w:hyperlink r:id="rId10" w:history="1">
        <w:r w:rsidR="00E27321">
          <w:rPr>
            <w:rStyle w:val="Hyperlink"/>
            <w:rFonts w:ascii="Cambria" w:eastAsia="Times New Roman" w:hAnsi="Cambria" w:cs="Times New Roman"/>
            <w:sz w:val="20"/>
            <w:szCs w:val="20"/>
          </w:rPr>
          <w:t>FLa4a</w:t>
        </w:r>
      </w:hyperlink>
      <w:r>
        <w:rPr>
          <w:rFonts w:ascii="Cambria" w:eastAsia="Times New Roman" w:hAnsi="Cambria" w:cs="Times New Roman"/>
          <w:sz w:val="20"/>
          <w:szCs w:val="20"/>
        </w:rPr>
        <w:t xml:space="preserve"> enables scientists with varying statistical backgrounds to rapidly construct, fit, and diagnose age-structured stock assessments. It also supports growth modelling, natural mortality modelling, stochastic length-to-age conversion, and projection under harvest control rules. This framework (</w:t>
      </w:r>
      <w:hyperlink r:id="rId11" w:history="1">
        <w:r w:rsidR="00E27321">
          <w:rPr>
            <w:rStyle w:val="Hyperlink"/>
            <w:rFonts w:ascii="Cambria" w:eastAsia="Times New Roman" w:hAnsi="Cambria" w:cs="Times New Roman"/>
            <w:sz w:val="20"/>
            <w:szCs w:val="20"/>
          </w:rPr>
          <w:t>FLa4a</w:t>
        </w:r>
      </w:hyperlink>
      <w:r>
        <w:rPr>
          <w:rFonts w:ascii="Cambria" w:eastAsia="Times New Roman" w:hAnsi="Cambria" w:cs="Times New Roman"/>
          <w:sz w:val="20"/>
          <w:szCs w:val="20"/>
        </w:rPr>
        <w:t>)  is designed to handle varying levels of data complexity while maintaining</w:t>
      </w:r>
      <w:r>
        <w:rPr>
          <w:rFonts w:ascii="Cambria" w:hAnsi="Cambria"/>
          <w:sz w:val="20"/>
          <w:szCs w:val="20"/>
        </w:rPr>
        <w:t xml:space="preserve"> </w:t>
      </w:r>
      <w:r>
        <w:rPr>
          <w:rFonts w:ascii="Cambria" w:eastAsia="Times New Roman" w:hAnsi="Cambria" w:cs="Times New Roman"/>
          <w:sz w:val="20"/>
          <w:szCs w:val="20"/>
        </w:rPr>
        <w:t xml:space="preserve">a rapid operational timeframe, and has been applied in both European and international contexts. </w:t>
      </w:r>
    </w:p>
    <w:p w14:paraId="190B73CF" w14:textId="77777777" w:rsidR="00E27321" w:rsidRDefault="00E27321">
      <w:pPr>
        <w:spacing w:after="0"/>
        <w:jc w:val="both"/>
        <w:rPr>
          <w:rFonts w:ascii="Cambria" w:eastAsia="Times New Roman" w:hAnsi="Cambria" w:cs="Times New Roman"/>
          <w:b/>
          <w:bCs/>
          <w:sz w:val="20"/>
          <w:szCs w:val="20"/>
        </w:rPr>
      </w:pPr>
    </w:p>
    <w:p w14:paraId="67668B49" w14:textId="77777777" w:rsidR="00E27321" w:rsidRDefault="00000000">
      <w:pPr>
        <w:spacing w:after="0"/>
        <w:jc w:val="both"/>
        <w:rPr>
          <w:rFonts w:ascii="Cambria" w:eastAsia="Times New Roman" w:hAnsi="Cambria" w:cs="Times New Roman"/>
          <w:sz w:val="20"/>
          <w:szCs w:val="20"/>
        </w:rPr>
      </w:pPr>
      <w:r>
        <w:rPr>
          <w:rFonts w:ascii="Cambria" w:eastAsia="Times New Roman" w:hAnsi="Cambria" w:cs="Times New Roman"/>
          <w:sz w:val="20"/>
          <w:szCs w:val="20"/>
        </w:rPr>
        <w:t xml:space="preserve">The a4a model is a simple statistical catch at age model in which the population dynamics are simply that the numbers of fish in a cohort decline from year to year due to a combination of natural mortality and fishing mortality. There are existing similar age-based methods: eXtended Survivors Analysis (XSA; Shepherd, 1999), Time Series Analysis (TSA; Gudmundson, 1994), and the State-space Assessment Model (SAM; Neilsen and Berg, 2014) and all are based on similar underlying assumptions regarding stock dynamics. The main differences between these methods and the a4a model are in how they consider the data and how the fishery dynamics are modelled, and user-friendly statistical framework. The a4a model uses splines and random effects in estimating fishing mortality to provide a robust and efficient way to constrain the model. </w:t>
      </w:r>
    </w:p>
    <w:p w14:paraId="63FA6D79" w14:textId="77777777" w:rsidR="00E27321" w:rsidRDefault="00E27321">
      <w:pPr>
        <w:spacing w:after="0"/>
        <w:jc w:val="both"/>
        <w:rPr>
          <w:rFonts w:ascii="Cambria" w:eastAsia="Times New Roman" w:hAnsi="Cambria" w:cs="Times New Roman"/>
          <w:b/>
          <w:bCs/>
          <w:sz w:val="20"/>
          <w:szCs w:val="20"/>
        </w:rPr>
      </w:pPr>
    </w:p>
    <w:p w14:paraId="1946A1C3" w14:textId="77777777" w:rsidR="00E27321" w:rsidRDefault="00E27321">
      <w:pPr>
        <w:spacing w:after="0"/>
        <w:jc w:val="both"/>
        <w:rPr>
          <w:rFonts w:ascii="Cambria" w:eastAsia="Times New Roman" w:hAnsi="Cambria" w:cs="Times New Roman"/>
          <w:b/>
          <w:bCs/>
          <w:sz w:val="20"/>
          <w:szCs w:val="20"/>
        </w:rPr>
      </w:pPr>
    </w:p>
    <w:p w14:paraId="45B87168" w14:textId="77777777" w:rsidR="00E27321" w:rsidRDefault="00000000">
      <w:pPr>
        <w:spacing w:after="0"/>
        <w:jc w:val="both"/>
        <w:rPr>
          <w:rFonts w:ascii="Cambria" w:eastAsia="Times New Roman" w:hAnsi="Cambria" w:cs="Times New Roman"/>
          <w:b/>
          <w:bCs/>
          <w:sz w:val="20"/>
          <w:szCs w:val="20"/>
        </w:rPr>
      </w:pPr>
      <w:r>
        <w:rPr>
          <w:rFonts w:ascii="Cambria" w:eastAsia="Times New Roman" w:hAnsi="Cambria" w:cs="Times New Roman"/>
          <w:b/>
          <w:bCs/>
          <w:sz w:val="20"/>
          <w:szCs w:val="20"/>
        </w:rPr>
        <w:t>Population Dynamics and Statistical a4a Framework</w:t>
      </w:r>
    </w:p>
    <w:p w14:paraId="4FE38C21" w14:textId="77777777" w:rsidR="00E27321" w:rsidRDefault="00E27321">
      <w:pPr>
        <w:spacing w:after="0"/>
        <w:jc w:val="both"/>
        <w:rPr>
          <w:rFonts w:ascii="Cambria" w:hAnsi="Cambria"/>
          <w:b/>
          <w:bCs/>
          <w:sz w:val="20"/>
          <w:szCs w:val="20"/>
        </w:rPr>
      </w:pPr>
    </w:p>
    <w:p w14:paraId="6783B6A9" w14:textId="77777777" w:rsidR="00E27321" w:rsidRDefault="00000000">
      <w:pPr>
        <w:spacing w:after="0"/>
        <w:jc w:val="both"/>
        <w:rPr>
          <w:rFonts w:ascii="Cambria" w:hAnsi="Cambria"/>
          <w:i/>
          <w:iCs/>
          <w:sz w:val="20"/>
          <w:szCs w:val="20"/>
        </w:rPr>
      </w:pPr>
      <w:r>
        <w:rPr>
          <w:rFonts w:ascii="Cambria" w:hAnsi="Cambria"/>
          <w:i/>
          <w:iCs/>
          <w:sz w:val="20"/>
          <w:szCs w:val="20"/>
        </w:rPr>
        <w:t xml:space="preserve">General </w:t>
      </w:r>
      <w:r>
        <w:rPr>
          <w:rFonts w:ascii="Cambria" w:eastAsia="Times New Roman" w:hAnsi="Cambria" w:cs="Times New Roman"/>
          <w:i/>
          <w:iCs/>
          <w:sz w:val="20"/>
          <w:szCs w:val="20"/>
        </w:rPr>
        <w:t>Structure</w:t>
      </w:r>
    </w:p>
    <w:p w14:paraId="43036815" w14:textId="77777777" w:rsidR="00E27321" w:rsidRDefault="00E27321">
      <w:pPr>
        <w:spacing w:after="0"/>
        <w:jc w:val="both"/>
        <w:rPr>
          <w:rFonts w:ascii="Cambria" w:hAnsi="Cambria"/>
          <w:b/>
          <w:bCs/>
          <w:sz w:val="20"/>
          <w:szCs w:val="20"/>
        </w:rPr>
      </w:pPr>
    </w:p>
    <w:p w14:paraId="74BCBCAD" w14:textId="77777777" w:rsidR="00E27321" w:rsidRDefault="00000000">
      <w:pPr>
        <w:spacing w:after="0"/>
        <w:jc w:val="both"/>
        <w:rPr>
          <w:rFonts w:ascii="Cambria" w:eastAsia="Times New Roman" w:hAnsi="Cambria" w:cs="Times New Roman"/>
          <w:sz w:val="20"/>
          <w:szCs w:val="20"/>
        </w:rPr>
      </w:pPr>
      <w:r>
        <w:rPr>
          <w:rFonts w:ascii="Cambria" w:eastAsia="Times New Roman" w:hAnsi="Cambria" w:cs="Times New Roman"/>
          <w:sz w:val="20"/>
          <w:szCs w:val="20"/>
        </w:rPr>
        <w:t xml:space="preserve">The a4a framework implements a statistical catch-at-age (SCA) model and </w:t>
      </w:r>
      <w:r>
        <w:rPr>
          <w:rFonts w:ascii="Cambria" w:hAnsi="Cambria"/>
          <w:sz w:val="20"/>
          <w:szCs w:val="20"/>
        </w:rPr>
        <w:t>utilizes catch-at-age data to derive estimates of historical population size and fishing mortality and, model parameters are estimated by working forward in time while analyses do not require the assumption that removals from the fishery are known without error</w:t>
      </w:r>
      <w:r>
        <w:rPr>
          <w:rFonts w:ascii="Cambria" w:eastAsia="Times New Roman" w:hAnsi="Cambria" w:cs="Times New Roman"/>
          <w:sz w:val="20"/>
          <w:szCs w:val="20"/>
        </w:rPr>
        <w:t>. It follows standard equations to track the number of individuals across ages and years:</w:t>
      </w:r>
    </w:p>
    <w:p w14:paraId="079F2AE4" w14:textId="77777777" w:rsidR="00E27321" w:rsidRDefault="00E27321">
      <w:pPr>
        <w:spacing w:after="0"/>
        <w:jc w:val="both"/>
        <w:rPr>
          <w:rFonts w:ascii="Cambria" w:eastAsia="Times New Roman" w:hAnsi="Cambria" w:cs="Times New Roman"/>
          <w:sz w:val="20"/>
          <w:szCs w:val="20"/>
        </w:rPr>
      </w:pPr>
    </w:p>
    <w:p w14:paraId="003D31FE" w14:textId="77777777" w:rsidR="00E27321" w:rsidRDefault="00000000">
      <w:pPr>
        <w:spacing w:after="0"/>
        <w:jc w:val="both"/>
        <w:rPr>
          <w:rFonts w:ascii="Cambria" w:eastAsia="Times New Roman" w:hAnsi="Cambria" w:cs="Times New Roman"/>
          <w:sz w:val="20"/>
          <w:szCs w:val="20"/>
        </w:rPr>
      </w:pPr>
      <m:oMathPara>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N</m:t>
              </m:r>
            </m:e>
            <m:sub>
              <m:r>
                <w:rPr>
                  <w:rFonts w:ascii="Cambria Math" w:eastAsia="Times New Roman" w:hAnsi="Cambria Math" w:cs="Times New Roman"/>
                  <w:sz w:val="20"/>
                  <w:szCs w:val="20"/>
                </w:rPr>
                <m:t>a+1,  y+1</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N</m:t>
              </m:r>
            </m:e>
            <m:sub>
              <m:r>
                <w:rPr>
                  <w:rFonts w:ascii="Cambria Math" w:eastAsia="Times New Roman" w:hAnsi="Cambria Math" w:cs="Times New Roman"/>
                  <w:sz w:val="20"/>
                  <w:szCs w:val="20"/>
                </w:rPr>
                <m:t>a,y</m:t>
              </m:r>
            </m:sub>
          </m:sSub>
          <m:r>
            <m:rPr>
              <m:sty m:val="p"/>
            </m:rPr>
            <w:rPr>
              <w:rFonts w:ascii="Cambria Math" w:eastAsia="Times New Roman" w:hAnsi="Cambria Math" w:cs="Times New Roman"/>
              <w:sz w:val="20"/>
              <w:szCs w:val="20"/>
            </w:rPr>
            <m:t>exp⁡</m:t>
          </m:r>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F</m:t>
              </m:r>
            </m:e>
            <m:sub>
              <m:r>
                <w:rPr>
                  <w:rFonts w:ascii="Cambria Math" w:eastAsia="Times New Roman" w:hAnsi="Cambria Math" w:cs="Times New Roman"/>
                  <w:sz w:val="20"/>
                  <w:szCs w:val="20"/>
                </w:rPr>
                <m:t>a,y</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M</m:t>
              </m:r>
            </m:e>
            <m:sub>
              <m:r>
                <w:rPr>
                  <w:rFonts w:ascii="Cambria Math" w:eastAsia="Times New Roman" w:hAnsi="Cambria Math" w:cs="Times New Roman"/>
                  <w:sz w:val="20"/>
                  <w:szCs w:val="20"/>
                </w:rPr>
                <m:t>a,y</m:t>
              </m:r>
            </m:sub>
          </m:sSub>
          <m:r>
            <w:rPr>
              <w:rFonts w:ascii="Cambria Math" w:eastAsia="Times New Roman" w:hAnsi="Cambria Math" w:cs="Times New Roman"/>
              <w:sz w:val="20"/>
              <w:szCs w:val="20"/>
            </w:rPr>
            <m:t>)</m:t>
          </m:r>
        </m:oMath>
      </m:oMathPara>
    </w:p>
    <w:p w14:paraId="46B3837D" w14:textId="77777777" w:rsidR="00E27321" w:rsidRDefault="00E27321">
      <w:pPr>
        <w:spacing w:after="0"/>
        <w:jc w:val="both"/>
        <w:rPr>
          <w:rFonts w:ascii="Cambria" w:eastAsia="Times New Roman" w:hAnsi="Cambria" w:cs="Times New Roman"/>
          <w:sz w:val="20"/>
          <w:szCs w:val="20"/>
        </w:rPr>
      </w:pPr>
    </w:p>
    <w:p w14:paraId="6FC81E50" w14:textId="77777777" w:rsidR="00E27321" w:rsidRDefault="00000000">
      <w:pPr>
        <w:spacing w:after="0"/>
        <w:jc w:val="both"/>
        <w:rPr>
          <w:rFonts w:ascii="Cambria" w:eastAsia="Times New Roman" w:hAnsi="Cambria" w:cs="Times New Roman"/>
          <w:sz w:val="20"/>
          <w:szCs w:val="20"/>
        </w:rPr>
      </w:pPr>
      <w:r>
        <w:rPr>
          <w:rFonts w:ascii="Cambria" w:eastAsia="Times New Roman" w:hAnsi="Cambria" w:cs="Times New Roman"/>
          <w:sz w:val="20"/>
          <w:szCs w:val="20"/>
        </w:rPr>
        <w:lastRenderedPageBreak/>
        <w:t xml:space="preserve">where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N</m:t>
            </m:r>
          </m:e>
          <m:sub>
            <m:r>
              <w:rPr>
                <w:rFonts w:ascii="Cambria Math" w:eastAsia="Times New Roman" w:hAnsi="Cambria Math" w:cs="Times New Roman"/>
                <w:sz w:val="20"/>
                <w:szCs w:val="20"/>
              </w:rPr>
              <m:t>a,y</m:t>
            </m:r>
          </m:sub>
        </m:sSub>
      </m:oMath>
      <w:r>
        <w:rPr>
          <w:rFonts w:ascii="Cambria" w:eastAsia="Times New Roman" w:hAnsi="Cambria" w:cs="Times New Roman"/>
          <w:sz w:val="20"/>
          <w:szCs w:val="20"/>
        </w:rPr>
        <w:t xml:space="preserve"> is the number of individuals at age 𝑎 in year 𝑦, </w:t>
      </w:r>
      <w:r>
        <w:rPr>
          <w:rFonts w:ascii="Cambria" w:eastAsia="Times New Roman" w:hAnsi="Cambria" w:cs="Times New Roman"/>
          <w:i/>
          <w:iCs/>
          <w:sz w:val="20"/>
          <w:szCs w:val="20"/>
        </w:rPr>
        <w:t>F</w:t>
      </w:r>
      <w:r>
        <w:rPr>
          <w:rFonts w:ascii="Cambria" w:eastAsia="Times New Roman" w:hAnsi="Cambria" w:cs="Times New Roman"/>
          <w:sz w:val="20"/>
          <w:szCs w:val="20"/>
        </w:rPr>
        <w:t xml:space="preserve"> is fishing mortality, and </w:t>
      </w:r>
      <w:r>
        <w:rPr>
          <w:rFonts w:ascii="Cambria" w:eastAsia="Times New Roman" w:hAnsi="Cambria" w:cs="Times New Roman"/>
          <w:i/>
          <w:iCs/>
          <w:sz w:val="20"/>
          <w:szCs w:val="20"/>
        </w:rPr>
        <w:t>M</w:t>
      </w:r>
      <w:r>
        <w:rPr>
          <w:rFonts w:ascii="Cambria" w:eastAsia="Times New Roman" w:hAnsi="Cambria" w:cs="Times New Roman"/>
          <w:sz w:val="20"/>
          <w:szCs w:val="20"/>
        </w:rPr>
        <w:t xml:space="preserve"> is natural mortality. The model is fitted to two types of observations: catches </w:t>
      </w:r>
      <w:r>
        <w:rPr>
          <w:rFonts w:ascii="Cambria" w:eastAsia="Times New Roman" w:hAnsi="Cambria" w:cs="Times New Roman"/>
          <w:i/>
          <w:iCs/>
          <w:sz w:val="20"/>
          <w:szCs w:val="20"/>
        </w:rPr>
        <w:t>C</w:t>
      </w:r>
      <w:r>
        <w:rPr>
          <w:rFonts w:ascii="Cambria" w:eastAsia="Times New Roman" w:hAnsi="Cambria" w:cs="Times New Roman"/>
          <w:sz w:val="20"/>
          <w:szCs w:val="20"/>
        </w:rPr>
        <w:t xml:space="preserve"> and abundance indices </w:t>
      </w:r>
      <w:r>
        <w:rPr>
          <w:rFonts w:ascii="Cambria" w:eastAsia="Times New Roman" w:hAnsi="Cambria" w:cs="Times New Roman"/>
          <w:i/>
          <w:iCs/>
          <w:sz w:val="20"/>
          <w:szCs w:val="20"/>
        </w:rPr>
        <w:t>I,</w:t>
      </w:r>
      <w:r>
        <w:rPr>
          <w:rFonts w:ascii="Cambria" w:eastAsia="Times New Roman" w:hAnsi="Cambria" w:cs="Times New Roman"/>
          <w:sz w:val="20"/>
          <w:szCs w:val="20"/>
        </w:rPr>
        <w:t xml:space="preserve"> each assumed to be log-normally distributed about the model predictions:</w:t>
      </w:r>
    </w:p>
    <w:p w14:paraId="6B3FCB5C" w14:textId="77777777" w:rsidR="00E27321" w:rsidRDefault="00E27321">
      <w:pPr>
        <w:spacing w:after="0"/>
        <w:jc w:val="both"/>
        <w:rPr>
          <w:rFonts w:ascii="Cambria" w:eastAsia="Times New Roman" w:hAnsi="Cambria" w:cs="Times New Roman"/>
          <w:sz w:val="20"/>
          <w:szCs w:val="20"/>
        </w:rPr>
      </w:pPr>
    </w:p>
    <w:p w14:paraId="096982A2" w14:textId="77777777" w:rsidR="00E27321" w:rsidRDefault="00000000">
      <w:pPr>
        <w:spacing w:after="0"/>
        <w:jc w:val="center"/>
        <w:rPr>
          <w:rFonts w:ascii="Cambria" w:eastAsia="Times New Roman" w:hAnsi="Cambria" w:cs="Times New Roman"/>
          <w:sz w:val="20"/>
          <w:szCs w:val="20"/>
          <w:highlight w:val="yellow"/>
        </w:rPr>
      </w:pPr>
      <m:oMathPara>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a,y</m:t>
              </m:r>
            </m:sub>
          </m:sSub>
          <m:r>
            <w:rPr>
              <w:rFonts w:ascii="Cambria Math" w:eastAsia="Times New Roman" w:hAnsi="Cambria Math" w:cs="Times New Roman"/>
              <w:sz w:val="20"/>
              <w:szCs w:val="20"/>
            </w:rPr>
            <m:t>~Normal(</m:t>
          </m:r>
          <m:sSub>
            <m:sSubPr>
              <m:ctrlPr>
                <w:rPr>
                  <w:rFonts w:ascii="Cambria Math" w:eastAsia="Times New Roman" w:hAnsi="Cambria Math" w:cs="Times New Roman"/>
                  <w:i/>
                  <w:sz w:val="20"/>
                  <w:szCs w:val="20"/>
                </w:rPr>
              </m:ctrlPr>
            </m:sSubPr>
            <m:e>
              <m:acc>
                <m:accPr>
                  <m:ctrlPr>
                    <w:rPr>
                      <w:rFonts w:ascii="Cambria Math" w:eastAsia="Times New Roman" w:hAnsi="Cambria Math" w:cs="Times New Roman"/>
                      <w:i/>
                      <w:sz w:val="20"/>
                      <w:szCs w:val="20"/>
                    </w:rPr>
                  </m:ctrlPr>
                </m:accPr>
                <m:e>
                  <m:r>
                    <w:rPr>
                      <w:rFonts w:ascii="Cambria Math" w:eastAsia="Times New Roman" w:hAnsi="Cambria Math" w:cs="Times New Roman"/>
                      <w:sz w:val="20"/>
                      <w:szCs w:val="20"/>
                    </w:rPr>
                    <m:t>C</m:t>
                  </m:r>
                </m:e>
              </m:acc>
            </m:e>
            <m:sub>
              <m:r>
                <w:rPr>
                  <w:rFonts w:ascii="Cambria Math" w:eastAsia="Times New Roman" w:hAnsi="Cambria Math" w:cs="Times New Roman"/>
                  <w:sz w:val="20"/>
                  <w:szCs w:val="20"/>
                </w:rPr>
                <m:t>a,y</m:t>
              </m:r>
            </m:sub>
          </m:sSub>
          <m:r>
            <w:rPr>
              <w:rFonts w:ascii="Cambria Math" w:eastAsia="Times New Roman" w:hAnsi="Cambria Math" w:cs="Times New Roman"/>
              <w:sz w:val="20"/>
              <w:szCs w:val="20"/>
            </w:rPr>
            <m:t>,</m:t>
          </m:r>
          <m:sSubSup>
            <m:sSubSupPr>
              <m:ctrlPr>
                <w:rPr>
                  <w:rFonts w:ascii="Cambria Math" w:eastAsia="Times New Roman" w:hAnsi="Cambria Math" w:cs="Times New Roman"/>
                  <w:i/>
                  <w:sz w:val="20"/>
                  <w:szCs w:val="20"/>
                </w:rPr>
              </m:ctrlPr>
            </m:sSubSup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a,y</m:t>
              </m:r>
            </m:sub>
            <m:sup>
              <m:r>
                <w:rPr>
                  <w:rFonts w:ascii="Cambria Math" w:eastAsia="Times New Roman" w:hAnsi="Cambria Math" w:cs="Times New Roman"/>
                  <w:sz w:val="20"/>
                  <w:szCs w:val="20"/>
                </w:rPr>
                <m:t>2</m:t>
              </m:r>
            </m:sup>
          </m:sSubSup>
          <m:r>
            <w:rPr>
              <w:rFonts w:ascii="Cambria Math" w:eastAsia="Times New Roman" w:hAnsi="Cambria Math" w:cs="Times New Roman"/>
              <w:sz w:val="20"/>
              <w:szCs w:val="20"/>
            </w:rPr>
            <m:t>)</m:t>
          </m:r>
        </m:oMath>
      </m:oMathPara>
    </w:p>
    <w:p w14:paraId="2FC53E38" w14:textId="77777777" w:rsidR="00E27321" w:rsidRDefault="00000000">
      <w:pPr>
        <w:spacing w:after="0"/>
        <w:jc w:val="both"/>
        <w:rPr>
          <w:rFonts w:ascii="Cambria" w:eastAsia="Times New Roman" w:hAnsi="Cambria" w:cs="Times New Roman"/>
          <w:sz w:val="20"/>
          <w:szCs w:val="20"/>
          <w:highlight w:val="yellow"/>
        </w:rPr>
      </w:pPr>
      <m:oMathPara>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a,y,s</m:t>
              </m:r>
            </m:sub>
          </m:sSub>
          <m:r>
            <w:rPr>
              <w:rFonts w:ascii="Cambria Math" w:eastAsia="Times New Roman" w:hAnsi="Cambria Math" w:cs="Times New Roman"/>
              <w:sz w:val="20"/>
              <w:szCs w:val="20"/>
            </w:rPr>
            <m:t>~Normal(</m:t>
          </m:r>
          <m:sSub>
            <m:sSubPr>
              <m:ctrlPr>
                <w:rPr>
                  <w:rFonts w:ascii="Cambria Math" w:eastAsia="Times New Roman" w:hAnsi="Cambria Math" w:cs="Times New Roman"/>
                  <w:i/>
                  <w:sz w:val="20"/>
                  <w:szCs w:val="20"/>
                </w:rPr>
              </m:ctrlPr>
            </m:sSubPr>
            <m:e>
              <m:acc>
                <m:accPr>
                  <m:ctrlPr>
                    <w:rPr>
                      <w:rFonts w:ascii="Cambria Math" w:eastAsia="Times New Roman" w:hAnsi="Cambria Math" w:cs="Times New Roman"/>
                      <w:i/>
                      <w:sz w:val="20"/>
                      <w:szCs w:val="20"/>
                    </w:rPr>
                  </m:ctrlPr>
                </m:accPr>
                <m:e>
                  <m:r>
                    <w:rPr>
                      <w:rFonts w:ascii="Cambria Math" w:eastAsia="Times New Roman" w:hAnsi="Cambria Math" w:cs="Times New Roman"/>
                      <w:sz w:val="20"/>
                      <w:szCs w:val="20"/>
                    </w:rPr>
                    <m:t>I</m:t>
                  </m:r>
                </m:e>
              </m:acc>
            </m:e>
            <m:sub>
              <m:r>
                <w:rPr>
                  <w:rFonts w:ascii="Cambria Math" w:eastAsia="Times New Roman" w:hAnsi="Cambria Math" w:cs="Times New Roman"/>
                  <w:sz w:val="20"/>
                  <w:szCs w:val="20"/>
                </w:rPr>
                <m:t>a,y,s</m:t>
              </m:r>
            </m:sub>
          </m:sSub>
          <m:r>
            <w:rPr>
              <w:rFonts w:ascii="Cambria Math" w:eastAsia="Times New Roman" w:hAnsi="Cambria Math" w:cs="Times New Roman"/>
              <w:sz w:val="20"/>
              <w:szCs w:val="20"/>
            </w:rPr>
            <m:t>,</m:t>
          </m:r>
          <m:sSubSup>
            <m:sSubSupPr>
              <m:ctrlPr>
                <w:rPr>
                  <w:rFonts w:ascii="Cambria Math" w:eastAsia="Times New Roman" w:hAnsi="Cambria Math" w:cs="Times New Roman"/>
                  <w:i/>
                  <w:sz w:val="20"/>
                  <w:szCs w:val="20"/>
                </w:rPr>
              </m:ctrlPr>
            </m:sSubSup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a,y</m:t>
              </m:r>
              <w:commentRangeStart w:id="0"/>
              <m:r>
                <w:rPr>
                  <w:rFonts w:ascii="Cambria Math" w:eastAsia="Times New Roman" w:hAnsi="Cambria Math" w:cs="Times New Roman"/>
                  <w:sz w:val="20"/>
                  <w:szCs w:val="20"/>
                </w:rPr>
                <m:t>,s</m:t>
              </m:r>
              <w:commentRangeEnd w:id="0"/>
              <m:r>
                <w:rPr>
                  <w:rStyle w:val="CommentReference"/>
                  <w:rFonts w:ascii="Cambria Math" w:eastAsia="Times New Roman" w:hAnsi="Cambria Math" w:cs="Times New Roman"/>
                  <w:i/>
                  <w:sz w:val="20"/>
                  <w:szCs w:val="20"/>
                </w:rPr>
                <w:commentReference w:id="0"/>
              </m:r>
            </m:sub>
            <m:sup>
              <m:r>
                <w:rPr>
                  <w:rFonts w:ascii="Cambria Math" w:eastAsia="Times New Roman" w:hAnsi="Cambria Math" w:cs="Times New Roman"/>
                  <w:sz w:val="20"/>
                  <w:szCs w:val="20"/>
                </w:rPr>
                <m:t>2</m:t>
              </m:r>
            </m:sup>
          </m:sSubSup>
          <m:r>
            <w:rPr>
              <w:rFonts w:ascii="Cambria Math" w:eastAsia="Times New Roman" w:hAnsi="Cambria Math" w:cs="Times New Roman"/>
              <w:sz w:val="20"/>
              <w:szCs w:val="20"/>
            </w:rPr>
            <m:t>)</m:t>
          </m:r>
        </m:oMath>
      </m:oMathPara>
    </w:p>
    <w:p w14:paraId="3CF0BB1E" w14:textId="77777777" w:rsidR="00E27321" w:rsidRDefault="00E27321">
      <w:pPr>
        <w:spacing w:after="0" w:line="240" w:lineRule="auto"/>
        <w:jc w:val="both"/>
        <w:rPr>
          <w:rFonts w:ascii="Cambria" w:eastAsia="Times New Roman" w:hAnsi="Cambria" w:cs="Times New Roman"/>
          <w:sz w:val="20"/>
          <w:szCs w:val="20"/>
        </w:rPr>
      </w:pPr>
    </w:p>
    <w:p w14:paraId="7A474064" w14:textId="1F76E071" w:rsidR="00E27321" w:rsidRDefault="00000000">
      <w:p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The total log-likelihood</w:t>
      </w:r>
      <w:ins w:id="1" w:author="Ai Kimoto" w:date="2026-05-29T11:13:00Z" w16du:dateUtc="2026-05-29T09:13:00Z">
        <w:r w:rsidR="00084B2E">
          <w:rPr>
            <w:rFonts w:ascii="Cambria" w:eastAsia="Times New Roman" w:hAnsi="Cambria" w:cs="Times New Roman"/>
            <w:sz w:val="20"/>
            <w:szCs w:val="20"/>
          </w:rPr>
          <w:t xml:space="preserve"> (</w:t>
        </w:r>
        <w:r w:rsidR="00084B2E" w:rsidRPr="00084B2E">
          <w:rPr>
            <w:rFonts w:ascii="Cambria" w:eastAsia="Times New Roman" w:hAnsi="Cambria" w:cs="Times New Roman"/>
            <w:i/>
            <w:iCs/>
            <w:sz w:val="20"/>
            <w:szCs w:val="20"/>
          </w:rPr>
          <w:t>l</w:t>
        </w:r>
        <w:r w:rsidR="00084B2E">
          <w:rPr>
            <w:rFonts w:ascii="Cambria" w:eastAsia="Times New Roman" w:hAnsi="Cambria" w:cs="Times New Roman"/>
            <w:sz w:val="20"/>
            <w:szCs w:val="20"/>
          </w:rPr>
          <w:t>)</w:t>
        </w:r>
      </w:ins>
      <w:r>
        <w:rPr>
          <w:rFonts w:ascii="Cambria" w:eastAsia="Times New Roman" w:hAnsi="Cambria" w:cs="Times New Roman"/>
          <w:sz w:val="20"/>
          <w:szCs w:val="20"/>
        </w:rPr>
        <w:t xml:space="preserve"> combines the catch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C</m:t>
            </m:r>
          </m:sub>
        </m:sSub>
      </m:oMath>
      <w:r>
        <w:rPr>
          <w:rFonts w:ascii="Cambria" w:eastAsia="Times New Roman" w:hAnsi="Cambria" w:cs="Times New Roman"/>
          <w:sz w:val="20"/>
          <w:szCs w:val="20"/>
        </w:rPr>
        <w:t>) and index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I</m:t>
            </m:r>
          </m:sub>
        </m:sSub>
      </m:oMath>
      <w:r>
        <w:rPr>
          <w:rFonts w:ascii="Cambria" w:eastAsia="Times New Roman" w:hAnsi="Cambria" w:cs="Times New Roman"/>
          <w:sz w:val="20"/>
          <w:szCs w:val="20"/>
        </w:rPr>
        <w:t>) components, and optionally a stock–recruitment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SR</m:t>
            </m:r>
          </m:sub>
        </m:sSub>
      </m:oMath>
      <w:r>
        <w:rPr>
          <w:rFonts w:ascii="Cambria" w:eastAsia="Times New Roman" w:hAnsi="Cambria" w:cs="Times New Roman"/>
          <w:sz w:val="20"/>
          <w:szCs w:val="20"/>
        </w:rPr>
        <w:t>) component:</w:t>
      </w:r>
    </w:p>
    <w:p w14:paraId="1A7E3C02" w14:textId="77777777" w:rsidR="00E27321" w:rsidRDefault="00E27321">
      <w:pPr>
        <w:spacing w:after="0" w:line="240" w:lineRule="auto"/>
        <w:jc w:val="both"/>
        <w:rPr>
          <w:rFonts w:ascii="Cambria" w:eastAsia="Times New Roman" w:hAnsi="Cambria" w:cs="Times New Roman"/>
          <w:sz w:val="20"/>
          <w:szCs w:val="20"/>
        </w:rPr>
      </w:pPr>
    </w:p>
    <w:p w14:paraId="77D0DFFB" w14:textId="77777777" w:rsidR="00E27321" w:rsidRDefault="00000000">
      <w:pPr>
        <w:spacing w:after="0" w:line="240" w:lineRule="auto"/>
        <w:jc w:val="center"/>
        <w:rPr>
          <w:rFonts w:ascii="Cambria" w:eastAsia="Times New Roman" w:hAnsi="Cambria" w:cs="Times New Roman"/>
          <w:sz w:val="20"/>
          <w:szCs w:val="20"/>
          <w:highlight w:val="yellow"/>
        </w:rPr>
      </w:pPr>
      <m:oMath>
        <m:r>
          <w:rPr>
            <w:rFonts w:ascii="Cambria Math" w:eastAsia="Times New Roman" w:hAnsi="Cambria Math" w:cs="Times New Roman"/>
            <w:sz w:val="20"/>
            <w:szCs w:val="20"/>
          </w:rPr>
          <m:t>l=</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C</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I</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SR</m:t>
            </m:r>
          </m:sub>
        </m:sSub>
      </m:oMath>
      <w:r>
        <w:rPr>
          <w:rFonts w:ascii="Cambria" w:eastAsia="Times New Roman" w:hAnsi="Cambria" w:cs="Times New Roman"/>
          <w:sz w:val="20"/>
          <w:szCs w:val="20"/>
        </w:rPr>
        <w:t xml:space="preserve"> </w:t>
      </w:r>
    </w:p>
    <w:p w14:paraId="232D966C" w14:textId="77777777" w:rsidR="00E27321" w:rsidRDefault="00E27321">
      <w:pPr>
        <w:spacing w:after="0" w:line="240" w:lineRule="auto"/>
        <w:jc w:val="center"/>
        <w:rPr>
          <w:rFonts w:ascii="Cambria" w:eastAsia="Times New Roman" w:hAnsi="Cambria" w:cs="Times New Roman"/>
          <w:sz w:val="20"/>
          <w:szCs w:val="20"/>
        </w:rPr>
      </w:pPr>
    </w:p>
    <w:p w14:paraId="26F078FD" w14:textId="77777777" w:rsidR="00E27321" w:rsidRDefault="00000000">
      <w:pPr>
        <w:spacing w:after="0" w:line="240" w:lineRule="auto"/>
        <w:jc w:val="both"/>
        <w:rPr>
          <w:rFonts w:ascii="Cambria" w:eastAsia="Times New Roman" w:hAnsi="Cambria" w:cs="Times New Roman"/>
          <w:i/>
          <w:iCs/>
          <w:sz w:val="20"/>
          <w:szCs w:val="20"/>
        </w:rPr>
      </w:pPr>
      <w:r>
        <w:rPr>
          <w:rFonts w:ascii="Cambria" w:eastAsia="Times New Roman" w:hAnsi="Cambria" w:cs="Times New Roman"/>
          <w:i/>
          <w:iCs/>
          <w:sz w:val="20"/>
          <w:szCs w:val="20"/>
        </w:rPr>
        <w:t>Submodel Structure</w:t>
      </w:r>
    </w:p>
    <w:p w14:paraId="725E4DE2" w14:textId="77777777" w:rsidR="00E27321" w:rsidRDefault="00E27321">
      <w:pPr>
        <w:spacing w:after="0" w:line="240" w:lineRule="auto"/>
        <w:jc w:val="both"/>
        <w:rPr>
          <w:rFonts w:ascii="Cambria" w:hAnsi="Cambria"/>
          <w:b/>
          <w:bCs/>
          <w:sz w:val="20"/>
          <w:szCs w:val="20"/>
        </w:rPr>
      </w:pPr>
    </w:p>
    <w:p w14:paraId="26DEDE59" w14:textId="77777777" w:rsidR="00E27321" w:rsidRDefault="00000000">
      <w:p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A defining feature of the a4a framework is its submodel formulation, where each key quantity is specified through flexible R formulas, allowing fishing mortality, catchability, variance, initial population abundance, and recruitment to be parameterized as linear or additive models. Five submodels are in operation:</w:t>
      </w:r>
    </w:p>
    <w:p w14:paraId="4F04D0ED" w14:textId="77777777" w:rsidR="00E27321" w:rsidRDefault="00000000">
      <w:pPr>
        <w:pStyle w:val="ListParagraph"/>
        <w:numPr>
          <w:ilvl w:val="0"/>
          <w:numId w:val="1"/>
        </w:numPr>
        <w:spacing w:after="0" w:line="240" w:lineRule="auto"/>
        <w:jc w:val="both"/>
        <w:rPr>
          <w:rFonts w:ascii="Cambria" w:hAnsi="Cambria"/>
          <w:sz w:val="20"/>
          <w:szCs w:val="20"/>
        </w:rPr>
      </w:pPr>
      <w:r>
        <w:rPr>
          <w:rFonts w:ascii="Cambria" w:eastAsia="Times New Roman" w:hAnsi="Cambria" w:cs="Times New Roman"/>
          <w:sz w:val="20"/>
          <w:szCs w:val="20"/>
        </w:rPr>
        <w:t xml:space="preserve">Fishing mortality (`fmodel`): model for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F</m:t>
            </m:r>
          </m:e>
          <m:sub>
            <m:r>
              <w:rPr>
                <w:rFonts w:ascii="Cambria Math" w:eastAsia="Times New Roman" w:hAnsi="Cambria Math" w:cs="Times New Roman"/>
                <w:sz w:val="20"/>
                <w:szCs w:val="20"/>
              </w:rPr>
              <m:t>a,y</m:t>
            </m:r>
          </m:sub>
        </m:sSub>
      </m:oMath>
    </w:p>
    <w:p w14:paraId="06CFF0B6" w14:textId="77777777" w:rsidR="00E27321" w:rsidRDefault="00000000">
      <w:pPr>
        <w:pStyle w:val="ListParagraph"/>
        <w:numPr>
          <w:ilvl w:val="0"/>
          <w:numId w:val="1"/>
        </w:numPr>
        <w:spacing w:after="0" w:line="240" w:lineRule="auto"/>
        <w:jc w:val="both"/>
        <w:rPr>
          <w:rFonts w:ascii="Cambria" w:hAnsi="Cambria"/>
          <w:sz w:val="20"/>
          <w:szCs w:val="20"/>
        </w:rPr>
      </w:pPr>
      <w:r>
        <w:rPr>
          <w:rFonts w:ascii="Cambria" w:eastAsia="Times New Roman" w:hAnsi="Cambria" w:cs="Times New Roman"/>
          <w:sz w:val="20"/>
          <w:szCs w:val="20"/>
        </w:rPr>
        <w:t xml:space="preserve">Catchability (`qmodel`): model for abundance index catchability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Q</m:t>
            </m:r>
          </m:e>
          <m:sub>
            <m:r>
              <w:rPr>
                <w:rFonts w:ascii="Cambria Math" w:eastAsia="Times New Roman" w:hAnsi="Cambria Math" w:cs="Times New Roman"/>
                <w:sz w:val="20"/>
                <w:szCs w:val="20"/>
              </w:rPr>
              <m:t>a,y,s</m:t>
            </m:r>
          </m:sub>
        </m:sSub>
      </m:oMath>
    </w:p>
    <w:p w14:paraId="72523D12" w14:textId="77777777" w:rsidR="00E27321" w:rsidRDefault="00000000">
      <w:pPr>
        <w:pStyle w:val="ListParagraph"/>
        <w:numPr>
          <w:ilvl w:val="0"/>
          <w:numId w:val="1"/>
        </w:numPr>
        <w:spacing w:after="0" w:line="240" w:lineRule="auto"/>
        <w:jc w:val="both"/>
        <w:rPr>
          <w:rFonts w:ascii="Cambria" w:hAnsi="Cambria"/>
          <w:sz w:val="20"/>
          <w:szCs w:val="20"/>
        </w:rPr>
      </w:pPr>
      <w:r>
        <w:rPr>
          <w:rFonts w:ascii="Cambria" w:eastAsia="Times New Roman" w:hAnsi="Cambria" w:cs="Times New Roman"/>
          <w:sz w:val="20"/>
          <w:szCs w:val="20"/>
        </w:rPr>
        <w:t>Recruitment (`srmodel`): stock–recruitment relationship (Ricker, Beverton-Holt, smooth hockey-stick, or geometric mean)</w:t>
      </w:r>
    </w:p>
    <w:p w14:paraId="57FDDC44" w14:textId="77777777" w:rsidR="00E27321" w:rsidRDefault="00000000">
      <w:pPr>
        <w:pStyle w:val="ListParagraph"/>
        <w:numPr>
          <w:ilvl w:val="0"/>
          <w:numId w:val="1"/>
        </w:numPr>
        <w:spacing w:after="0" w:line="240" w:lineRule="auto"/>
        <w:jc w:val="both"/>
        <w:rPr>
          <w:rFonts w:ascii="Cambria" w:hAnsi="Cambria"/>
          <w:sz w:val="20"/>
          <w:szCs w:val="20"/>
        </w:rPr>
      </w:pPr>
      <w:r>
        <w:rPr>
          <w:rFonts w:ascii="Cambria" w:eastAsia="Times New Roman" w:hAnsi="Cambria" w:cs="Times New Roman"/>
          <w:sz w:val="20"/>
          <w:szCs w:val="20"/>
        </w:rPr>
        <w:t xml:space="preserve">Observation variance (`vmodel`): models for </w:t>
      </w:r>
      <m:oMath>
        <m:sSubSup>
          <m:sSubSupPr>
            <m:ctrlPr>
              <w:rPr>
                <w:rFonts w:ascii="Cambria Math" w:eastAsia="Times New Roman" w:hAnsi="Cambria Math" w:cs="Times New Roman"/>
                <w:i/>
                <w:sz w:val="20"/>
                <w:szCs w:val="20"/>
              </w:rPr>
            </m:ctrlPr>
          </m:sSubSup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a,y</m:t>
            </m:r>
          </m:sub>
          <m:sup>
            <m:r>
              <w:rPr>
                <w:rFonts w:ascii="Cambria Math" w:eastAsia="Times New Roman" w:hAnsi="Cambria Math" w:cs="Times New Roman"/>
                <w:sz w:val="20"/>
                <w:szCs w:val="20"/>
              </w:rPr>
              <m:t>2</m:t>
            </m:r>
          </m:sup>
        </m:sSubSup>
      </m:oMath>
      <w:r>
        <w:rPr>
          <w:rFonts w:ascii="Cambria" w:eastAsia="Times New Roman" w:hAnsi="Cambria" w:cs="Times New Roman"/>
          <w:sz w:val="20"/>
          <w:szCs w:val="20"/>
        </w:rPr>
        <w:t xml:space="preserve"> and </w:t>
      </w:r>
      <m:oMath>
        <m:sSubSup>
          <m:sSubSupPr>
            <m:ctrlPr>
              <w:rPr>
                <w:rFonts w:ascii="Cambria Math" w:eastAsia="Times New Roman" w:hAnsi="Cambria Math" w:cs="Times New Roman"/>
                <w:i/>
                <w:sz w:val="20"/>
                <w:szCs w:val="20"/>
              </w:rPr>
            </m:ctrlPr>
          </m:sSubSup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a,y,s</m:t>
            </m:r>
          </m:sub>
          <m:sup>
            <m:r>
              <w:rPr>
                <w:rFonts w:ascii="Cambria Math" w:eastAsia="Times New Roman" w:hAnsi="Cambria Math" w:cs="Times New Roman"/>
                <w:sz w:val="20"/>
                <w:szCs w:val="20"/>
              </w:rPr>
              <m:t>2</m:t>
            </m:r>
          </m:sup>
        </m:sSubSup>
      </m:oMath>
    </w:p>
    <w:p w14:paraId="40F7F8F1" w14:textId="77777777" w:rsidR="00E27321" w:rsidRDefault="00000000">
      <w:pPr>
        <w:pStyle w:val="ListParagraph"/>
        <w:numPr>
          <w:ilvl w:val="0"/>
          <w:numId w:val="1"/>
        </w:num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 xml:space="preserve">Initial population (`n1model`): model for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N</m:t>
            </m:r>
          </m:e>
          <m:sub>
            <m:r>
              <w:rPr>
                <w:rFonts w:ascii="Cambria Math" w:eastAsia="Times New Roman" w:hAnsi="Cambria Math" w:cs="Times New Roman"/>
                <w:sz w:val="20"/>
                <w:szCs w:val="20"/>
              </w:rPr>
              <m:t>a,y</m:t>
            </m:r>
          </m:sub>
        </m:sSub>
        <m:r>
          <w:rPr>
            <w:rFonts w:ascii="Cambria Math" w:eastAsia="Times New Roman" w:hAnsi="Cambria Math" w:cs="Times New Roman"/>
            <w:sz w:val="20"/>
            <w:szCs w:val="20"/>
          </w:rPr>
          <m:t>=1</m:t>
        </m:r>
      </m:oMath>
    </w:p>
    <w:p w14:paraId="04160009" w14:textId="77777777" w:rsidR="00E27321" w:rsidRDefault="00E27321">
      <w:pPr>
        <w:spacing w:after="0" w:line="240" w:lineRule="auto"/>
        <w:jc w:val="both"/>
        <w:rPr>
          <w:rFonts w:ascii="Cambria" w:eastAsia="Times New Roman" w:hAnsi="Cambria" w:cs="Times New Roman"/>
          <w:sz w:val="20"/>
          <w:szCs w:val="20"/>
        </w:rPr>
      </w:pPr>
    </w:p>
    <w:p w14:paraId="5B0BFB83" w14:textId="77777777" w:rsidR="00E27321" w:rsidRDefault="00000000">
      <w:p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Using this approach, log-transformed quantities are parameterized as linear combinations of age and year covariates, including spline smoothers from the `mgcv` package. For example, fishing mortality on the log scale is expressed as:</w:t>
      </w:r>
    </w:p>
    <w:p w14:paraId="75BCAACD" w14:textId="77777777" w:rsidR="00E27321" w:rsidRDefault="00E27321">
      <w:pPr>
        <w:spacing w:after="0" w:line="240" w:lineRule="auto"/>
        <w:jc w:val="both"/>
        <w:rPr>
          <w:rFonts w:ascii="Cambria" w:eastAsia="Times New Roman" w:hAnsi="Cambria" w:cs="Times New Roman"/>
          <w:sz w:val="20"/>
          <w:szCs w:val="20"/>
        </w:rPr>
      </w:pPr>
    </w:p>
    <w:p w14:paraId="61F16EFC" w14:textId="77777777" w:rsidR="00E27321" w:rsidRDefault="00000000">
      <w:pPr>
        <w:spacing w:after="0" w:line="240" w:lineRule="auto"/>
        <w:jc w:val="center"/>
        <w:rPr>
          <w:rFonts w:ascii="Cambria" w:eastAsia="Times New Roman" w:hAnsi="Cambria" w:cs="Times New Roman"/>
          <w:sz w:val="20"/>
          <w:szCs w:val="20"/>
        </w:rPr>
      </w:pPr>
      <m:oMathPara>
        <m:oMath>
          <m:r>
            <w:rPr>
              <w:rFonts w:ascii="Cambria Math" w:eastAsia="Times New Roman" w:hAnsi="Cambria Math" w:cs="Times New Roman"/>
              <w:sz w:val="20"/>
              <w:szCs w:val="20"/>
            </w:rPr>
            <m:t>log</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F</m:t>
              </m:r>
            </m:e>
            <m:sub>
              <m:r>
                <w:rPr>
                  <w:rFonts w:ascii="Cambria Math" w:eastAsia="Times New Roman" w:hAnsi="Cambria Math" w:cs="Times New Roman"/>
                  <w:sz w:val="20"/>
                  <w:szCs w:val="20"/>
                </w:rPr>
                <m:t>a,y</m:t>
              </m:r>
            </m:sub>
          </m:sSub>
          <m:r>
            <w:rPr>
              <w:rFonts w:ascii="Cambria Math" w:eastAsia="Times New Roman" w:hAnsi="Cambria Math" w:cs="Times New Roman"/>
              <w:sz w:val="20"/>
              <w:szCs w:val="20"/>
            </w:rPr>
            <m:t>=</m:t>
          </m:r>
          <m:nary>
            <m:naryPr>
              <m:chr m:val="∑"/>
              <m:limLoc m:val="undOvr"/>
              <m:supHide m:val="1"/>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k</m:t>
              </m:r>
            </m:sub>
            <m:sup/>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β</m:t>
                  </m:r>
                </m:e>
                <m:sub>
                  <m:r>
                    <w:rPr>
                      <w:rFonts w:ascii="Cambria Math" w:eastAsia="Times New Roman" w:hAnsi="Cambria Math" w:cs="Times New Roman"/>
                      <w:sz w:val="20"/>
                      <w:szCs w:val="20"/>
                    </w:rPr>
                    <m:t>k</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a,y,k</m:t>
                  </m:r>
                </m:sub>
              </m:sSub>
            </m:e>
          </m:nary>
        </m:oMath>
      </m:oMathPara>
    </w:p>
    <w:p w14:paraId="063BA4C6" w14:textId="77777777" w:rsidR="00E27321" w:rsidRDefault="00E27321">
      <w:pPr>
        <w:spacing w:after="0" w:line="240" w:lineRule="auto"/>
        <w:jc w:val="center"/>
        <w:rPr>
          <w:rFonts w:ascii="Cambria" w:eastAsia="Times New Roman" w:hAnsi="Cambria" w:cs="Times New Roman"/>
          <w:sz w:val="20"/>
          <w:szCs w:val="20"/>
        </w:rPr>
      </w:pPr>
    </w:p>
    <w:p w14:paraId="392CF0A2" w14:textId="77777777" w:rsidR="00E27321" w:rsidRDefault="00000000">
      <w:p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This reduces the parameter space while allowing structured and interpretable models.</w:t>
      </w:r>
    </w:p>
    <w:p w14:paraId="0C18533E" w14:textId="77777777" w:rsidR="00E27321" w:rsidRDefault="00E27321">
      <w:pPr>
        <w:spacing w:after="0" w:line="240" w:lineRule="auto"/>
        <w:jc w:val="both"/>
        <w:rPr>
          <w:rFonts w:ascii="Cambria" w:eastAsia="Times New Roman" w:hAnsi="Cambria" w:cs="Times New Roman"/>
          <w:b/>
          <w:bCs/>
          <w:sz w:val="20"/>
          <w:szCs w:val="20"/>
        </w:rPr>
      </w:pPr>
    </w:p>
    <w:p w14:paraId="1C3E2394" w14:textId="77777777" w:rsidR="00E27321" w:rsidRDefault="00E27321">
      <w:pPr>
        <w:spacing w:after="0" w:line="240" w:lineRule="auto"/>
        <w:jc w:val="both"/>
        <w:rPr>
          <w:rFonts w:ascii="Cambria" w:eastAsia="Times New Roman" w:hAnsi="Cambria" w:cs="Times New Roman"/>
          <w:b/>
          <w:bCs/>
          <w:sz w:val="20"/>
          <w:szCs w:val="20"/>
        </w:rPr>
      </w:pPr>
    </w:p>
    <w:p w14:paraId="16E7A522" w14:textId="77777777" w:rsidR="00E27321" w:rsidRDefault="00000000">
      <w:pPr>
        <w:spacing w:after="0" w:line="240" w:lineRule="auto"/>
        <w:jc w:val="both"/>
        <w:rPr>
          <w:rFonts w:ascii="Cambria" w:eastAsia="Times New Roman" w:hAnsi="Cambria" w:cs="Times New Roman"/>
          <w:i/>
          <w:iCs/>
          <w:sz w:val="20"/>
          <w:szCs w:val="20"/>
        </w:rPr>
      </w:pPr>
      <w:r>
        <w:rPr>
          <w:rFonts w:ascii="Cambria" w:eastAsia="Times New Roman" w:hAnsi="Cambria" w:cs="Times New Roman"/>
          <w:i/>
          <w:iCs/>
          <w:sz w:val="20"/>
          <w:szCs w:val="20"/>
        </w:rPr>
        <w:t>Multi-Stage Modelling Approach</w:t>
      </w:r>
    </w:p>
    <w:p w14:paraId="4FB6BDF3" w14:textId="77777777" w:rsidR="00E27321" w:rsidRDefault="00E27321">
      <w:pPr>
        <w:spacing w:after="0" w:line="240" w:lineRule="auto"/>
        <w:jc w:val="both"/>
        <w:rPr>
          <w:rFonts w:ascii="Cambria" w:hAnsi="Cambria"/>
          <w:b/>
          <w:bCs/>
          <w:sz w:val="20"/>
          <w:szCs w:val="20"/>
        </w:rPr>
      </w:pPr>
    </w:p>
    <w:p w14:paraId="30A200C0" w14:textId="77777777" w:rsidR="00E27321" w:rsidRDefault="00000000">
      <w:p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The a4a framework adopts a multi-stage modelling approach. Prior to fitting the stock assessment model, individual growth (via the `a4aGr` class and von Bertalanffy or other models), natural mortality (via the `a4aM` class), and length-to-age conversion (via the `l2a` method using stochastic slicing) are handled independently. This reduces parameter confounding, decreases computational demands, and provides an intuitive pathway to propagate biological uncertainty into the overall stock assessment. Uncertainty in growth and natural mortality parameters is incorporated using multivariate normal distributions, triangle distributions, or statistical copulas.</w:t>
      </w:r>
    </w:p>
    <w:p w14:paraId="520387B0" w14:textId="77777777" w:rsidR="00E27321" w:rsidRDefault="00E27321">
      <w:pPr>
        <w:spacing w:after="0" w:line="240" w:lineRule="auto"/>
        <w:jc w:val="both"/>
        <w:rPr>
          <w:rFonts w:ascii="Cambria" w:eastAsia="Times New Roman" w:hAnsi="Cambria" w:cs="Times New Roman"/>
          <w:b/>
          <w:bCs/>
          <w:sz w:val="20"/>
          <w:szCs w:val="20"/>
        </w:rPr>
      </w:pPr>
    </w:p>
    <w:p w14:paraId="6C793EC8" w14:textId="77777777" w:rsidR="00E27321" w:rsidRDefault="00E27321">
      <w:pPr>
        <w:spacing w:after="0" w:line="240" w:lineRule="auto"/>
        <w:jc w:val="both"/>
        <w:rPr>
          <w:rFonts w:ascii="Cambria" w:eastAsia="Times New Roman" w:hAnsi="Cambria" w:cs="Times New Roman"/>
          <w:b/>
          <w:bCs/>
          <w:sz w:val="20"/>
          <w:szCs w:val="20"/>
        </w:rPr>
      </w:pPr>
    </w:p>
    <w:p w14:paraId="026A6251" w14:textId="77777777" w:rsidR="00E27321" w:rsidRDefault="00000000">
      <w:pPr>
        <w:spacing w:after="0" w:line="240" w:lineRule="auto"/>
        <w:jc w:val="both"/>
        <w:rPr>
          <w:rFonts w:ascii="Cambria" w:eastAsia="Times New Roman" w:hAnsi="Cambria" w:cs="Times New Roman"/>
          <w:b/>
          <w:bCs/>
          <w:sz w:val="20"/>
          <w:szCs w:val="20"/>
        </w:rPr>
      </w:pPr>
      <w:r>
        <w:rPr>
          <w:rFonts w:ascii="Cambria" w:eastAsia="Times New Roman" w:hAnsi="Cambria" w:cs="Times New Roman"/>
          <w:b/>
          <w:bCs/>
          <w:sz w:val="20"/>
          <w:szCs w:val="20"/>
        </w:rPr>
        <w:t>Software Developments</w:t>
      </w:r>
    </w:p>
    <w:p w14:paraId="464A6104" w14:textId="77777777" w:rsidR="00E27321" w:rsidRDefault="00E27321">
      <w:pPr>
        <w:spacing w:after="0" w:line="240" w:lineRule="auto"/>
        <w:jc w:val="both"/>
        <w:rPr>
          <w:rFonts w:ascii="Cambria" w:eastAsia="Times New Roman" w:hAnsi="Cambria" w:cs="Times New Roman"/>
          <w:sz w:val="20"/>
          <w:szCs w:val="20"/>
        </w:rPr>
      </w:pPr>
    </w:p>
    <w:p w14:paraId="2E78BB03" w14:textId="77777777" w:rsidR="00E27321" w:rsidRDefault="00000000">
      <w:p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The International Council for the Exploration of the Sea (ICES), JRC, and the broader FLR community have organized manuals, software, and training resources around a4a.</w:t>
      </w:r>
    </w:p>
    <w:p w14:paraId="68AB236D" w14:textId="77777777" w:rsidR="00E27321" w:rsidRDefault="00E27321">
      <w:pPr>
        <w:spacing w:after="0" w:line="240" w:lineRule="auto"/>
        <w:jc w:val="both"/>
        <w:rPr>
          <w:rFonts w:ascii="Cambria" w:eastAsia="Times New Roman" w:hAnsi="Cambria" w:cs="Times New Roman"/>
          <w:sz w:val="20"/>
          <w:szCs w:val="20"/>
        </w:rPr>
      </w:pPr>
    </w:p>
    <w:p w14:paraId="087AF56D" w14:textId="77777777" w:rsidR="00E27321" w:rsidRDefault="00000000">
      <w:p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FLa4a R-Package has been developed by Millar, Jardim, Mosqueira, and collaborators. This package is the primary software component for inclusion in the ICCAT software catalogue.</w:t>
      </w:r>
    </w:p>
    <w:p w14:paraId="70260E7E" w14:textId="77777777" w:rsidR="00E27321" w:rsidRDefault="00E27321">
      <w:pPr>
        <w:spacing w:after="0" w:line="240" w:lineRule="auto"/>
        <w:jc w:val="both"/>
        <w:rPr>
          <w:rFonts w:ascii="Cambria" w:hAnsi="Cambria"/>
          <w:sz w:val="20"/>
          <w:szCs w:val="20"/>
        </w:rPr>
      </w:pPr>
    </w:p>
    <w:p w14:paraId="7F06E4F1" w14:textId="77777777" w:rsidR="00E27321" w:rsidRDefault="00000000">
      <w:pPr>
        <w:pStyle w:val="ListParagraph"/>
        <w:numPr>
          <w:ilvl w:val="0"/>
          <w:numId w:val="4"/>
        </w:numPr>
        <w:spacing w:after="0" w:line="240" w:lineRule="auto"/>
        <w:jc w:val="both"/>
        <w:rPr>
          <w:rFonts w:ascii="Cambria" w:hAnsi="Cambria"/>
          <w:sz w:val="20"/>
          <w:szCs w:val="20"/>
        </w:rPr>
      </w:pPr>
      <w:r>
        <w:rPr>
          <w:rFonts w:ascii="Cambria" w:eastAsia="Times New Roman" w:hAnsi="Cambria" w:cs="Times New Roman"/>
          <w:sz w:val="20"/>
          <w:szCs w:val="20"/>
        </w:rPr>
        <w:t xml:space="preserve">GitHub: https://github.com/flr/FLa4a  </w:t>
      </w:r>
    </w:p>
    <w:p w14:paraId="4689E46A" w14:textId="77777777" w:rsidR="00E27321" w:rsidRDefault="00000000">
      <w:pPr>
        <w:pStyle w:val="ListParagraph"/>
        <w:numPr>
          <w:ilvl w:val="0"/>
          <w:numId w:val="4"/>
        </w:numPr>
        <w:spacing w:after="0" w:line="240" w:lineRule="auto"/>
        <w:jc w:val="both"/>
        <w:rPr>
          <w:rFonts w:ascii="Cambria" w:hAnsi="Cambria"/>
          <w:sz w:val="20"/>
          <w:szCs w:val="20"/>
          <w:lang w:val="pt-BR"/>
        </w:rPr>
      </w:pPr>
      <w:r>
        <w:rPr>
          <w:rFonts w:ascii="Cambria" w:eastAsia="Times New Roman" w:hAnsi="Cambria" w:cs="Times New Roman"/>
          <w:sz w:val="20"/>
          <w:szCs w:val="20"/>
          <w:lang w:val="pt-BR"/>
        </w:rPr>
        <w:lastRenderedPageBreak/>
        <w:t>FLR r-universe: https://flr.r-universe.dev/FLa4a</w:t>
      </w:r>
    </w:p>
    <w:p w14:paraId="330CA1E2" w14:textId="77777777" w:rsidR="00E27321" w:rsidRDefault="00000000">
      <w:pPr>
        <w:pStyle w:val="ListParagraph"/>
        <w:numPr>
          <w:ilvl w:val="0"/>
          <w:numId w:val="4"/>
        </w:numPr>
        <w:spacing w:after="0" w:line="240" w:lineRule="auto"/>
        <w:jc w:val="both"/>
        <w:rPr>
          <w:rFonts w:ascii="Cambria" w:hAnsi="Cambria"/>
          <w:sz w:val="20"/>
          <w:szCs w:val="20"/>
        </w:rPr>
      </w:pPr>
      <w:r>
        <w:rPr>
          <w:rFonts w:ascii="Cambria" w:eastAsia="Times New Roman" w:hAnsi="Cambria" w:cs="Times New Roman"/>
          <w:sz w:val="20"/>
          <w:szCs w:val="20"/>
        </w:rPr>
        <w:t>CRAN/FLR install: `install.packages(c("FLCore","FLa4a","FLBRP","FLasher", "a4adiags","ggplotFL"), repos=c(FLR="https://flr.r-universe.dev", CRAN="https://cloud.r-project.org"))`</w:t>
      </w:r>
    </w:p>
    <w:p w14:paraId="06AB19BF" w14:textId="77777777" w:rsidR="00E27321" w:rsidRDefault="00E27321">
      <w:pPr>
        <w:spacing w:after="0" w:line="240" w:lineRule="auto"/>
        <w:jc w:val="both"/>
        <w:rPr>
          <w:rFonts w:ascii="Cambria" w:hAnsi="Cambria"/>
          <w:sz w:val="20"/>
          <w:szCs w:val="20"/>
        </w:rPr>
      </w:pPr>
    </w:p>
    <w:p w14:paraId="6D07622A" w14:textId="77777777" w:rsidR="00E27321" w:rsidRDefault="00000000">
      <w:pPr>
        <w:spacing w:after="0" w:line="240" w:lineRule="auto"/>
        <w:jc w:val="both"/>
        <w:rPr>
          <w:rFonts w:ascii="Cambria" w:hAnsi="Cambria"/>
          <w:sz w:val="20"/>
          <w:szCs w:val="20"/>
        </w:rPr>
      </w:pPr>
      <w:r>
        <w:rPr>
          <w:rFonts w:ascii="Cambria" w:hAnsi="Cambria"/>
          <w:sz w:val="20"/>
          <w:szCs w:val="20"/>
        </w:rPr>
        <w:t xml:space="preserve">The a4a model has been validated through </w:t>
      </w:r>
      <w:commentRangeStart w:id="2"/>
      <w:r>
        <w:rPr>
          <w:rFonts w:ascii="Cambria" w:hAnsi="Cambria"/>
          <w:sz w:val="20"/>
          <w:szCs w:val="20"/>
        </w:rPr>
        <w:t xml:space="preserve">simulation </w:t>
      </w:r>
      <w:commentRangeEnd w:id="2"/>
      <w:r w:rsidR="00DB0164">
        <w:rPr>
          <w:rStyle w:val="CommentReference"/>
          <w:rFonts w:ascii="Cambria" w:hAnsi="Cambria"/>
          <w:sz w:val="20"/>
          <w:szCs w:val="20"/>
        </w:rPr>
        <w:commentReference w:id="2"/>
      </w:r>
      <w:r>
        <w:rPr>
          <w:rFonts w:ascii="Cambria" w:hAnsi="Cambria"/>
          <w:sz w:val="20"/>
          <w:szCs w:val="20"/>
        </w:rPr>
        <w:t xml:space="preserve">testing design, by developing stocks based on ICES Workshop on the Development of Quantitative Assessment Methodologies based on Life-history traits, exploitation characteristics, and other relevant parameters for data-limited stocks (WKLIFE) life history parameters (Millar </w:t>
      </w:r>
      <w:r>
        <w:rPr>
          <w:rFonts w:ascii="Cambria" w:hAnsi="Cambria"/>
          <w:i/>
          <w:iCs/>
          <w:sz w:val="20"/>
          <w:szCs w:val="20"/>
        </w:rPr>
        <w:t>et al</w:t>
      </w:r>
      <w:r>
        <w:rPr>
          <w:rFonts w:ascii="Cambria" w:hAnsi="Cambria"/>
          <w:sz w:val="20"/>
          <w:szCs w:val="20"/>
        </w:rPr>
        <w:t>., 2013).</w:t>
      </w:r>
    </w:p>
    <w:p w14:paraId="4F4DE4C9" w14:textId="77777777" w:rsidR="00E27321" w:rsidRDefault="00E27321">
      <w:pPr>
        <w:spacing w:after="0" w:line="240" w:lineRule="auto"/>
        <w:jc w:val="both"/>
        <w:rPr>
          <w:rFonts w:ascii="Cambria" w:hAnsi="Cambria"/>
          <w:sz w:val="20"/>
          <w:szCs w:val="20"/>
        </w:rPr>
      </w:pPr>
    </w:p>
    <w:p w14:paraId="7A4ED2D9" w14:textId="77777777" w:rsidR="00E27321" w:rsidRDefault="00000000">
      <w:pPr>
        <w:spacing w:after="0" w:line="240" w:lineRule="auto"/>
        <w:jc w:val="both"/>
        <w:rPr>
          <w:rFonts w:ascii="Cambria" w:hAnsi="Cambria"/>
          <w:sz w:val="20"/>
          <w:szCs w:val="20"/>
        </w:rPr>
      </w:pPr>
      <w:r>
        <w:rPr>
          <w:rFonts w:ascii="Cambria" w:eastAsia="Times New Roman" w:hAnsi="Cambria" w:cs="Times New Roman"/>
          <w:sz w:val="20"/>
          <w:szCs w:val="20"/>
        </w:rPr>
        <w:t xml:space="preserve">A companion Diagnostic R-package, </w:t>
      </w:r>
      <w:hyperlink r:id="rId16" w:history="1">
        <w:r w:rsidR="00E27321">
          <w:rPr>
            <w:rStyle w:val="Hyperlink"/>
            <w:rFonts w:ascii="Cambria" w:eastAsia="Times New Roman" w:hAnsi="Cambria" w:cs="Times New Roman"/>
            <w:sz w:val="20"/>
            <w:szCs w:val="20"/>
          </w:rPr>
          <w:t>a4adiags</w:t>
        </w:r>
      </w:hyperlink>
      <w:r>
        <w:rPr>
          <w:rFonts w:ascii="Cambria" w:eastAsia="Times New Roman" w:hAnsi="Cambria" w:cs="Times New Roman"/>
          <w:sz w:val="20"/>
          <w:szCs w:val="20"/>
        </w:rPr>
        <w:t xml:space="preserve">, has also been developed by Mosqueira and Winker, to provide extended diagnostics including hindcast evaluation (MASE), following the recommendations of Carvalho </w:t>
      </w:r>
      <w:r>
        <w:rPr>
          <w:rFonts w:ascii="Cambria" w:eastAsia="Times New Roman" w:hAnsi="Cambria" w:cs="Times New Roman"/>
          <w:i/>
          <w:iCs/>
          <w:sz w:val="20"/>
          <w:szCs w:val="20"/>
        </w:rPr>
        <w:t>et al.</w:t>
      </w:r>
      <w:r>
        <w:rPr>
          <w:rFonts w:ascii="Cambria" w:eastAsia="Times New Roman" w:hAnsi="Cambria" w:cs="Times New Roman"/>
          <w:sz w:val="20"/>
          <w:szCs w:val="20"/>
        </w:rPr>
        <w:t xml:space="preserve"> (2021) and Kell </w:t>
      </w:r>
      <w:r>
        <w:rPr>
          <w:rFonts w:ascii="Cambria" w:eastAsia="Times New Roman" w:hAnsi="Cambria" w:cs="Times New Roman"/>
          <w:i/>
          <w:iCs/>
          <w:sz w:val="20"/>
          <w:szCs w:val="20"/>
        </w:rPr>
        <w:t>et al.</w:t>
      </w:r>
      <w:r>
        <w:rPr>
          <w:rFonts w:ascii="Cambria" w:eastAsia="Times New Roman" w:hAnsi="Cambria" w:cs="Times New Roman"/>
          <w:sz w:val="20"/>
          <w:szCs w:val="20"/>
        </w:rPr>
        <w:t xml:space="preserve"> (2016).</w:t>
      </w:r>
    </w:p>
    <w:p w14:paraId="3CFBDB40" w14:textId="77777777" w:rsidR="00E27321" w:rsidRDefault="00000000">
      <w:pPr>
        <w:pStyle w:val="ListParagraph"/>
        <w:numPr>
          <w:ilvl w:val="0"/>
          <w:numId w:val="6"/>
        </w:num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 xml:space="preserve">GitHub: </w:t>
      </w:r>
      <w:commentRangeStart w:id="3"/>
      <w:r>
        <w:fldChar w:fldCharType="begin"/>
      </w:r>
      <w:r>
        <w:instrText>HYPERLINK "https://github.com/flr/a4adiags" \o "https://github.com/flr/a4adiags"</w:instrText>
      </w:r>
      <w:r>
        <w:fldChar w:fldCharType="separate"/>
      </w:r>
      <w:r>
        <w:rPr>
          <w:rStyle w:val="Hyperlink"/>
          <w:rFonts w:ascii="Cambria" w:eastAsia="Times New Roman" w:hAnsi="Cambria" w:cs="Times New Roman"/>
          <w:sz w:val="20"/>
          <w:szCs w:val="20"/>
        </w:rPr>
        <w:t>https://github.com/flr/a4adiags</w:t>
      </w:r>
      <w:r>
        <w:fldChar w:fldCharType="end"/>
      </w:r>
      <w:commentRangeEnd w:id="3"/>
      <w:r w:rsidR="00084B2E">
        <w:rPr>
          <w:rStyle w:val="CommentReference"/>
          <w:rFonts w:ascii="Cambria" w:eastAsia="Times New Roman" w:hAnsi="Cambria" w:cs="Times New Roman"/>
          <w:sz w:val="20"/>
          <w:szCs w:val="20"/>
        </w:rPr>
        <w:commentReference w:id="3"/>
      </w:r>
    </w:p>
    <w:p w14:paraId="2516E903" w14:textId="77777777" w:rsidR="00E27321" w:rsidRDefault="00E27321">
      <w:pPr>
        <w:spacing w:after="0" w:line="240" w:lineRule="auto"/>
        <w:jc w:val="both"/>
        <w:rPr>
          <w:rFonts w:ascii="Cambria" w:eastAsia="Times New Roman" w:hAnsi="Cambria" w:cs="Times New Roman"/>
          <w:sz w:val="20"/>
          <w:szCs w:val="20"/>
        </w:rPr>
      </w:pPr>
    </w:p>
    <w:p w14:paraId="7AF5EBDB" w14:textId="77777777" w:rsidR="00E27321" w:rsidRDefault="00E27321">
      <w:pPr>
        <w:spacing w:after="0" w:line="240" w:lineRule="auto"/>
        <w:jc w:val="both"/>
        <w:rPr>
          <w:rFonts w:ascii="Cambria" w:eastAsia="Times New Roman" w:hAnsi="Cambria" w:cs="Times New Roman"/>
          <w:b/>
          <w:bCs/>
          <w:sz w:val="20"/>
          <w:szCs w:val="20"/>
        </w:rPr>
      </w:pPr>
    </w:p>
    <w:p w14:paraId="4766339C" w14:textId="77777777" w:rsidR="00E27321" w:rsidRDefault="00E27321">
      <w:pPr>
        <w:spacing w:after="0" w:line="240" w:lineRule="auto"/>
        <w:jc w:val="both"/>
        <w:rPr>
          <w:rFonts w:ascii="Cambria" w:eastAsia="Times New Roman" w:hAnsi="Cambria" w:cs="Times New Roman"/>
          <w:b/>
          <w:bCs/>
          <w:sz w:val="20"/>
          <w:szCs w:val="20"/>
        </w:rPr>
      </w:pPr>
    </w:p>
    <w:p w14:paraId="36D6B5AC" w14:textId="77777777" w:rsidR="00E27321" w:rsidRDefault="00000000">
      <w:pPr>
        <w:spacing w:after="0" w:line="240" w:lineRule="auto"/>
        <w:jc w:val="both"/>
        <w:rPr>
          <w:rFonts w:ascii="Cambria" w:eastAsia="Times New Roman" w:hAnsi="Cambria" w:cs="Times New Roman"/>
          <w:b/>
          <w:bCs/>
          <w:sz w:val="20"/>
          <w:szCs w:val="20"/>
        </w:rPr>
      </w:pPr>
      <w:r>
        <w:rPr>
          <w:rFonts w:ascii="Cambria" w:eastAsia="Times New Roman" w:hAnsi="Cambria" w:cs="Times New Roman"/>
          <w:b/>
          <w:bCs/>
          <w:sz w:val="20"/>
          <w:szCs w:val="20"/>
        </w:rPr>
        <w:t>Application to Fisheries Stocks</w:t>
      </w:r>
    </w:p>
    <w:p w14:paraId="660464B1" w14:textId="77777777" w:rsidR="00E27321" w:rsidRDefault="00E27321">
      <w:pPr>
        <w:spacing w:after="0" w:line="240" w:lineRule="auto"/>
        <w:jc w:val="both"/>
        <w:rPr>
          <w:rFonts w:ascii="Cambria" w:hAnsi="Cambria"/>
          <w:b/>
          <w:bCs/>
          <w:sz w:val="20"/>
          <w:szCs w:val="20"/>
        </w:rPr>
      </w:pPr>
    </w:p>
    <w:p w14:paraId="5197D901" w14:textId="77777777" w:rsidR="00E27321" w:rsidRDefault="00000000">
      <w:pPr>
        <w:spacing w:after="0" w:line="240" w:lineRule="auto"/>
        <w:jc w:val="both"/>
        <w:rPr>
          <w:rFonts w:ascii="Cambria" w:hAnsi="Cambria"/>
          <w:sz w:val="20"/>
          <w:szCs w:val="20"/>
        </w:rPr>
      </w:pPr>
      <w:r>
        <w:rPr>
          <w:rFonts w:ascii="Cambria" w:eastAsia="Times New Roman" w:hAnsi="Cambria" w:cs="Times New Roman"/>
          <w:sz w:val="20"/>
          <w:szCs w:val="20"/>
        </w:rPr>
        <w:t>The a4a framework has been widely applied in European and international contexts:</w:t>
      </w:r>
    </w:p>
    <w:p w14:paraId="496CDB1F" w14:textId="77777777" w:rsidR="00E27321" w:rsidRDefault="00000000">
      <w:pPr>
        <w:pStyle w:val="ListParagraph"/>
        <w:numPr>
          <w:ilvl w:val="0"/>
          <w:numId w:val="3"/>
        </w:numPr>
        <w:spacing w:after="0" w:line="240" w:lineRule="auto"/>
        <w:jc w:val="both"/>
        <w:rPr>
          <w:rFonts w:ascii="Cambria" w:hAnsi="Cambria"/>
          <w:sz w:val="20"/>
          <w:szCs w:val="20"/>
        </w:rPr>
      </w:pPr>
      <w:r>
        <w:rPr>
          <w:rFonts w:ascii="Cambria" w:eastAsia="Times New Roman" w:hAnsi="Cambria" w:cs="Times New Roman"/>
          <w:sz w:val="20"/>
          <w:szCs w:val="20"/>
        </w:rPr>
        <w:t>Mediterranean Sea: More than 200 stock assessments as of 2024, conducted through the GFCM and STECF assessment working groups.</w:t>
      </w:r>
    </w:p>
    <w:p w14:paraId="701F1358" w14:textId="77777777" w:rsidR="00E27321" w:rsidRDefault="00000000">
      <w:pPr>
        <w:pStyle w:val="ListParagraph"/>
        <w:numPr>
          <w:ilvl w:val="0"/>
          <w:numId w:val="3"/>
        </w:numPr>
        <w:spacing w:after="0" w:line="240" w:lineRule="auto"/>
        <w:jc w:val="both"/>
        <w:rPr>
          <w:rFonts w:ascii="Cambria" w:hAnsi="Cambria"/>
          <w:sz w:val="20"/>
          <w:szCs w:val="20"/>
        </w:rPr>
      </w:pPr>
      <w:r>
        <w:rPr>
          <w:rFonts w:ascii="Cambria" w:eastAsia="Times New Roman" w:hAnsi="Cambria" w:cs="Times New Roman"/>
          <w:sz w:val="20"/>
          <w:szCs w:val="20"/>
        </w:rPr>
        <w:t>ICES stocks: Used in the Strategic Initiative on Stock Assessment Methods (2013 World Conference on Stock Assessment Methods) and evaluated comparatively against other SCA methods (Cadrin, 2025).</w:t>
      </w:r>
    </w:p>
    <w:p w14:paraId="73360410" w14:textId="77777777" w:rsidR="00E27321" w:rsidRDefault="00000000">
      <w:pPr>
        <w:pStyle w:val="ListParagraph"/>
        <w:numPr>
          <w:ilvl w:val="0"/>
          <w:numId w:val="3"/>
        </w:numPr>
        <w:spacing w:after="0" w:line="240" w:lineRule="auto"/>
        <w:jc w:val="both"/>
        <w:rPr>
          <w:rFonts w:ascii="Cambria" w:hAnsi="Cambria"/>
          <w:sz w:val="20"/>
          <w:szCs w:val="20"/>
        </w:rPr>
      </w:pPr>
      <w:r>
        <w:rPr>
          <w:rFonts w:ascii="Cambria" w:eastAsia="Times New Roman" w:hAnsi="Cambria" w:cs="Times New Roman"/>
          <w:sz w:val="20"/>
          <w:szCs w:val="20"/>
        </w:rPr>
        <w:t>Case studies documented in the a4a handbook: North Sea plaice (</w:t>
      </w:r>
      <w:r>
        <w:rPr>
          <w:rFonts w:ascii="Cambria" w:eastAsia="Times New Roman" w:hAnsi="Cambria" w:cs="Times New Roman"/>
          <w:i/>
          <w:iCs/>
          <w:sz w:val="20"/>
          <w:szCs w:val="20"/>
        </w:rPr>
        <w:t>Pleuronectes platessa</w:t>
      </w:r>
      <w:r>
        <w:rPr>
          <w:rFonts w:ascii="Cambria" w:eastAsia="Times New Roman" w:hAnsi="Cambria" w:cs="Times New Roman"/>
          <w:sz w:val="20"/>
          <w:szCs w:val="20"/>
        </w:rPr>
        <w:t>, ICES area IV), European hake (</w:t>
      </w:r>
      <w:r>
        <w:rPr>
          <w:rFonts w:ascii="Cambria" w:eastAsia="Times New Roman" w:hAnsi="Cambria" w:cs="Times New Roman"/>
          <w:i/>
          <w:iCs/>
          <w:sz w:val="20"/>
          <w:szCs w:val="20"/>
        </w:rPr>
        <w:t>Merluccius merluccius</w:t>
      </w:r>
      <w:r>
        <w:rPr>
          <w:rFonts w:ascii="Cambria" w:eastAsia="Times New Roman" w:hAnsi="Cambria" w:cs="Times New Roman"/>
          <w:sz w:val="20"/>
          <w:szCs w:val="20"/>
        </w:rPr>
        <w:t>, GFCM GSAs 1, 5, 6, 7), red mullet (</w:t>
      </w:r>
      <w:r>
        <w:rPr>
          <w:rFonts w:ascii="Cambria" w:eastAsia="Times New Roman" w:hAnsi="Cambria" w:cs="Times New Roman"/>
          <w:i/>
          <w:iCs/>
          <w:sz w:val="20"/>
          <w:szCs w:val="20"/>
        </w:rPr>
        <w:t>Mullus barbatus</w:t>
      </w:r>
      <w:r>
        <w:rPr>
          <w:rFonts w:ascii="Cambria" w:eastAsia="Times New Roman" w:hAnsi="Cambria" w:cs="Times New Roman"/>
          <w:sz w:val="20"/>
          <w:szCs w:val="20"/>
        </w:rPr>
        <w:t>, GFCM GSAs 1 and 9), and North Sea herring (</w:t>
      </w:r>
      <w:r>
        <w:rPr>
          <w:rFonts w:ascii="Cambria" w:eastAsia="Times New Roman" w:hAnsi="Cambria" w:cs="Times New Roman"/>
          <w:i/>
          <w:iCs/>
          <w:sz w:val="20"/>
          <w:szCs w:val="20"/>
        </w:rPr>
        <w:t>Clupea harengus</w:t>
      </w:r>
      <w:r>
        <w:rPr>
          <w:rFonts w:ascii="Cambria" w:eastAsia="Times New Roman" w:hAnsi="Cambria" w:cs="Times New Roman"/>
          <w:sz w:val="20"/>
          <w:szCs w:val="20"/>
        </w:rPr>
        <w:t>)</w:t>
      </w:r>
    </w:p>
    <w:p w14:paraId="7A46C5A2" w14:textId="77777777" w:rsidR="00E27321" w:rsidRDefault="00000000">
      <w:pPr>
        <w:pStyle w:val="ListParagraph"/>
        <w:numPr>
          <w:ilvl w:val="0"/>
          <w:numId w:val="3"/>
        </w:num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ICCAT context: The a4a framework has been applied to Mediterranean Swordfish assessment in 2020 (Mantopoulou-Palouka et al., 2020).</w:t>
      </w:r>
    </w:p>
    <w:p w14:paraId="0818C061" w14:textId="77777777" w:rsidR="00E27321" w:rsidRDefault="00E27321">
      <w:pPr>
        <w:spacing w:after="0" w:line="240" w:lineRule="auto"/>
        <w:jc w:val="both"/>
        <w:rPr>
          <w:rFonts w:ascii="Cambria" w:eastAsia="Times New Roman" w:hAnsi="Cambria" w:cs="Times New Roman"/>
          <w:sz w:val="20"/>
          <w:szCs w:val="20"/>
        </w:rPr>
      </w:pPr>
    </w:p>
    <w:p w14:paraId="38990BB3" w14:textId="77777777" w:rsidR="00E27321" w:rsidRDefault="00E27321">
      <w:pPr>
        <w:spacing w:after="0" w:line="240" w:lineRule="auto"/>
        <w:jc w:val="both"/>
        <w:rPr>
          <w:rFonts w:ascii="Cambria" w:eastAsia="Times New Roman" w:hAnsi="Cambria" w:cs="Times New Roman"/>
          <w:b/>
          <w:bCs/>
          <w:sz w:val="20"/>
          <w:szCs w:val="20"/>
        </w:rPr>
      </w:pPr>
    </w:p>
    <w:p w14:paraId="6262B049" w14:textId="77777777" w:rsidR="00E27321" w:rsidRDefault="00000000">
      <w:pPr>
        <w:spacing w:after="0" w:line="240" w:lineRule="auto"/>
        <w:jc w:val="both"/>
        <w:rPr>
          <w:rFonts w:ascii="Cambria" w:eastAsia="Times New Roman" w:hAnsi="Cambria" w:cs="Times New Roman"/>
          <w:b/>
          <w:bCs/>
          <w:sz w:val="20"/>
          <w:szCs w:val="20"/>
        </w:rPr>
      </w:pPr>
      <w:r>
        <w:rPr>
          <w:rFonts w:ascii="Cambria" w:eastAsia="Times New Roman" w:hAnsi="Cambria" w:cs="Times New Roman"/>
          <w:b/>
          <w:bCs/>
          <w:sz w:val="20"/>
          <w:szCs w:val="20"/>
        </w:rPr>
        <w:t>Main Advantages of a4a</w:t>
      </w:r>
    </w:p>
    <w:p w14:paraId="7F11CDB0" w14:textId="77777777" w:rsidR="00E27321" w:rsidRDefault="00E27321">
      <w:pPr>
        <w:spacing w:after="0" w:line="240" w:lineRule="auto"/>
        <w:jc w:val="both"/>
        <w:rPr>
          <w:rFonts w:ascii="Cambria" w:hAnsi="Cambria"/>
          <w:b/>
          <w:bCs/>
          <w:sz w:val="20"/>
          <w:szCs w:val="20"/>
        </w:rPr>
      </w:pPr>
    </w:p>
    <w:p w14:paraId="690CCBBA" w14:textId="77777777" w:rsidR="00E27321" w:rsidRDefault="00000000">
      <w:pPr>
        <w:spacing w:after="0" w:line="240" w:lineRule="auto"/>
        <w:jc w:val="both"/>
        <w:rPr>
          <w:rFonts w:ascii="Cambria" w:hAnsi="Cambria"/>
          <w:sz w:val="20"/>
          <w:szCs w:val="20"/>
        </w:rPr>
      </w:pPr>
      <w:r>
        <w:rPr>
          <w:rFonts w:ascii="Cambria" w:eastAsia="Times New Roman" w:hAnsi="Cambria" w:cs="Times New Roman"/>
          <w:sz w:val="20"/>
          <w:szCs w:val="20"/>
        </w:rPr>
        <w:t>The main advantages of the a4a framework for application to ICCAT stocks are:</w:t>
      </w:r>
    </w:p>
    <w:p w14:paraId="2AF082E7" w14:textId="77777777" w:rsidR="00E27321" w:rsidRDefault="00000000">
      <w:pPr>
        <w:pStyle w:val="ListParagraph"/>
        <w:numPr>
          <w:ilvl w:val="0"/>
          <w:numId w:val="2"/>
        </w:numPr>
        <w:spacing w:after="0" w:line="240" w:lineRule="auto"/>
        <w:jc w:val="both"/>
        <w:rPr>
          <w:rFonts w:ascii="Cambria" w:hAnsi="Cambria"/>
          <w:sz w:val="20"/>
          <w:szCs w:val="20"/>
        </w:rPr>
      </w:pPr>
      <w:r>
        <w:rPr>
          <w:rFonts w:ascii="Cambria" w:eastAsia="Times New Roman" w:hAnsi="Cambria" w:cs="Times New Roman"/>
          <w:sz w:val="20"/>
          <w:szCs w:val="20"/>
        </w:rPr>
        <w:t>Flexibility through formula-based submodels: all key quantities are specified using standard R formula syntax (including GAMs), enabling a wide range of model structures without requiring hard-coded options.</w:t>
      </w:r>
    </w:p>
    <w:p w14:paraId="67DA93B5" w14:textId="77777777" w:rsidR="00E27321" w:rsidRDefault="00000000">
      <w:pPr>
        <w:pStyle w:val="ListParagraph"/>
        <w:numPr>
          <w:ilvl w:val="0"/>
          <w:numId w:val="2"/>
        </w:numPr>
        <w:spacing w:after="0" w:line="240" w:lineRule="auto"/>
        <w:jc w:val="both"/>
        <w:rPr>
          <w:rFonts w:ascii="Cambria" w:hAnsi="Cambria"/>
          <w:sz w:val="20"/>
          <w:szCs w:val="20"/>
        </w:rPr>
      </w:pPr>
      <w:r>
        <w:rPr>
          <w:rFonts w:ascii="Cambria" w:eastAsia="Times New Roman" w:hAnsi="Cambria" w:cs="Times New Roman"/>
          <w:sz w:val="20"/>
          <w:szCs w:val="20"/>
        </w:rPr>
        <w:t>Uncertainty quantification: parameter uncertainty is fully propagated via MLE with variance-covariance inversion, MCMC (via ADMB), and simulation methods.</w:t>
      </w:r>
    </w:p>
    <w:p w14:paraId="47618502" w14:textId="77777777" w:rsidR="00E27321" w:rsidRDefault="00000000">
      <w:pPr>
        <w:pStyle w:val="ListParagraph"/>
        <w:numPr>
          <w:ilvl w:val="0"/>
          <w:numId w:val="2"/>
        </w:numPr>
        <w:spacing w:after="0" w:line="240" w:lineRule="auto"/>
        <w:jc w:val="both"/>
        <w:rPr>
          <w:rFonts w:ascii="Cambria" w:hAnsi="Cambria"/>
          <w:sz w:val="20"/>
          <w:szCs w:val="20"/>
        </w:rPr>
      </w:pPr>
      <w:r>
        <w:rPr>
          <w:rFonts w:ascii="Cambria" w:eastAsia="Times New Roman" w:hAnsi="Cambria" w:cs="Times New Roman"/>
          <w:sz w:val="20"/>
          <w:szCs w:val="20"/>
        </w:rPr>
        <w:t>MSE and forecasting ready: the framework includes projection tools, harvest control rules (HCR), and a dedicated MP fitting mode optimized for use in Management Strategy Evaluations.</w:t>
      </w:r>
    </w:p>
    <w:p w14:paraId="03387A0B" w14:textId="77777777" w:rsidR="00E27321" w:rsidRDefault="00000000">
      <w:pPr>
        <w:pStyle w:val="ListParagraph"/>
        <w:numPr>
          <w:ilvl w:val="0"/>
          <w:numId w:val="2"/>
        </w:numPr>
        <w:spacing w:after="0" w:line="240" w:lineRule="auto"/>
        <w:jc w:val="both"/>
        <w:rPr>
          <w:rFonts w:ascii="Cambria" w:hAnsi="Cambria"/>
          <w:sz w:val="20"/>
          <w:szCs w:val="20"/>
        </w:rPr>
      </w:pPr>
      <w:r>
        <w:rPr>
          <w:rFonts w:ascii="Cambria" w:eastAsia="Times New Roman" w:hAnsi="Cambria" w:cs="Times New Roman"/>
          <w:sz w:val="20"/>
          <w:szCs w:val="20"/>
        </w:rPr>
        <w:t>Comprehensive diagnostics: residuals (standardized, Pearson, raw deviances), retrospective analysis (Mohn's rho), hindcast (MASE score), predictive skill plots, and aggregated catch diagnostics are all implemented.</w:t>
      </w:r>
    </w:p>
    <w:p w14:paraId="28AEA315" w14:textId="77777777" w:rsidR="00E27321" w:rsidRDefault="00000000">
      <w:pPr>
        <w:pStyle w:val="ListParagraph"/>
        <w:numPr>
          <w:ilvl w:val="0"/>
          <w:numId w:val="2"/>
        </w:numPr>
        <w:spacing w:after="0" w:line="240" w:lineRule="auto"/>
        <w:jc w:val="both"/>
        <w:rPr>
          <w:rFonts w:ascii="Cambria" w:hAnsi="Cambria"/>
          <w:sz w:val="20"/>
          <w:szCs w:val="20"/>
        </w:rPr>
      </w:pPr>
      <w:r>
        <w:rPr>
          <w:rFonts w:ascii="Cambria" w:eastAsia="Times New Roman" w:hAnsi="Cambria" w:cs="Times New Roman"/>
          <w:sz w:val="20"/>
          <w:szCs w:val="20"/>
        </w:rPr>
        <w:t>Scalability: a4a was designed to assess large numbers of stocks rapidly, an important feature for ICCAT given the diversity of migratory species under its mandate.</w:t>
      </w:r>
    </w:p>
    <w:p w14:paraId="4EB3211D" w14:textId="77777777" w:rsidR="00E27321" w:rsidRDefault="00000000">
      <w:pPr>
        <w:pStyle w:val="ListParagraph"/>
        <w:numPr>
          <w:ilvl w:val="0"/>
          <w:numId w:val="2"/>
        </w:num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Integration with FLR: full interoperability with the established FLR ecosystem, including `FLCore`, `FLBRP`, `FLasher`, and `a4adiags`.</w:t>
      </w:r>
    </w:p>
    <w:p w14:paraId="490A4720" w14:textId="77777777" w:rsidR="00E27321" w:rsidRDefault="00E27321">
      <w:pPr>
        <w:spacing w:after="0" w:line="240" w:lineRule="auto"/>
        <w:ind w:left="720"/>
        <w:jc w:val="both"/>
        <w:rPr>
          <w:rFonts w:ascii="Cambria" w:eastAsia="Times New Roman" w:hAnsi="Cambria" w:cs="Times New Roman"/>
          <w:sz w:val="20"/>
          <w:szCs w:val="20"/>
        </w:rPr>
      </w:pPr>
    </w:p>
    <w:p w14:paraId="2A577E8D" w14:textId="77777777" w:rsidR="00E27321" w:rsidRDefault="00E27321">
      <w:pPr>
        <w:spacing w:after="0" w:line="240" w:lineRule="auto"/>
        <w:jc w:val="both"/>
        <w:rPr>
          <w:rFonts w:ascii="Cambria" w:eastAsia="Times New Roman" w:hAnsi="Cambria" w:cs="Times New Roman"/>
          <w:b/>
          <w:bCs/>
          <w:sz w:val="20"/>
          <w:szCs w:val="20"/>
        </w:rPr>
      </w:pPr>
    </w:p>
    <w:p w14:paraId="799EBE96" w14:textId="77777777" w:rsidR="00E27321" w:rsidRDefault="00E27321">
      <w:pPr>
        <w:spacing w:after="0" w:line="240" w:lineRule="auto"/>
        <w:jc w:val="both"/>
        <w:rPr>
          <w:rFonts w:ascii="Cambria" w:eastAsia="Times New Roman" w:hAnsi="Cambria" w:cs="Times New Roman"/>
          <w:sz w:val="20"/>
          <w:szCs w:val="20"/>
        </w:rPr>
      </w:pPr>
    </w:p>
    <w:p w14:paraId="5A0278C0" w14:textId="77777777" w:rsidR="00E27321" w:rsidRDefault="00E27321">
      <w:pPr>
        <w:spacing w:after="0" w:line="240" w:lineRule="auto"/>
        <w:jc w:val="both"/>
        <w:rPr>
          <w:rFonts w:ascii="Cambria" w:hAnsi="Cambria"/>
          <w:sz w:val="20"/>
          <w:szCs w:val="20"/>
        </w:rPr>
      </w:pPr>
    </w:p>
    <w:p w14:paraId="2BDF4C1F" w14:textId="77777777" w:rsidR="00E27321" w:rsidRDefault="00000000">
      <w:p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 xml:space="preserve">The a4a framework offers a flexible, well-documented, and widely applied age-structured stock assessment methodology with full uncertainty propagation and MSE compatibility. Its formula-based submodel structure distinguishes it from other SCA approaches by providing unparalleled flexibility without sacrificing interpretability, making it suitable for the diverse range of species and data situations encountered in ICCAT. </w:t>
      </w:r>
      <w:r>
        <w:rPr>
          <w:rFonts w:ascii="Cambria" w:eastAsia="Times New Roman" w:hAnsi="Cambria" w:cs="Times New Roman"/>
          <w:sz w:val="20"/>
          <w:szCs w:val="20"/>
        </w:rPr>
        <w:lastRenderedPageBreak/>
        <w:t>The authors recommend ICCAT consider the registration of the a4a methodology (`FLa4a`) in the ICCAT software catalogue.</w:t>
      </w:r>
    </w:p>
    <w:p w14:paraId="30780A18" w14:textId="77777777" w:rsidR="00E27321" w:rsidRDefault="00E27321">
      <w:pPr>
        <w:spacing w:after="0" w:line="240" w:lineRule="auto"/>
        <w:jc w:val="both"/>
        <w:rPr>
          <w:rFonts w:ascii="Cambria" w:eastAsia="Times New Roman" w:hAnsi="Cambria" w:cs="Times New Roman"/>
          <w:sz w:val="20"/>
          <w:szCs w:val="20"/>
        </w:rPr>
      </w:pPr>
    </w:p>
    <w:p w14:paraId="0828037A" w14:textId="77777777" w:rsidR="00E27321" w:rsidRDefault="00E27321">
      <w:pPr>
        <w:spacing w:after="0" w:line="240" w:lineRule="auto"/>
        <w:jc w:val="both"/>
        <w:rPr>
          <w:rFonts w:ascii="Cambria" w:eastAsia="Times New Roman" w:hAnsi="Cambria" w:cs="Times New Roman"/>
          <w:sz w:val="20"/>
          <w:szCs w:val="20"/>
        </w:rPr>
      </w:pPr>
    </w:p>
    <w:p w14:paraId="021A211D" w14:textId="77777777" w:rsidR="00E27321" w:rsidRDefault="00000000">
      <w:pPr>
        <w:spacing w:after="0" w:line="240" w:lineRule="auto"/>
        <w:jc w:val="both"/>
        <w:rPr>
          <w:rFonts w:ascii="Cambria" w:hAnsi="Cambria"/>
          <w:b/>
          <w:bCs/>
          <w:sz w:val="20"/>
          <w:szCs w:val="20"/>
        </w:rPr>
      </w:pPr>
      <w:r>
        <w:rPr>
          <w:rFonts w:ascii="Cambria" w:eastAsia="Times New Roman" w:hAnsi="Cambria" w:cs="Times New Roman"/>
          <w:b/>
          <w:bCs/>
          <w:sz w:val="20"/>
          <w:szCs w:val="20"/>
        </w:rPr>
        <w:t>References</w:t>
      </w:r>
    </w:p>
    <w:p w14:paraId="3F74F515" w14:textId="77777777" w:rsidR="00E27321" w:rsidRDefault="00E27321">
      <w:pPr>
        <w:spacing w:after="0" w:line="240" w:lineRule="auto"/>
        <w:ind w:left="432" w:hanging="432"/>
        <w:jc w:val="both"/>
        <w:rPr>
          <w:rFonts w:ascii="Cambria" w:hAnsi="Cambria"/>
          <w:sz w:val="20"/>
          <w:szCs w:val="20"/>
        </w:rPr>
      </w:pPr>
    </w:p>
    <w:p w14:paraId="04EAEC2B" w14:textId="77777777" w:rsidR="00E27321"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 xml:space="preserve">Anon. 2026. REPORT OF THE 2026 ICCAT ATLANTIC SWORDFISH DATA PREPARATORY MEETING (Online, March 23 to 27 March 2026). </w:t>
      </w:r>
    </w:p>
    <w:p w14:paraId="4372E751" w14:textId="77777777" w:rsidR="00E27321" w:rsidRDefault="00E27321">
      <w:pPr>
        <w:spacing w:after="0" w:line="240" w:lineRule="auto"/>
        <w:jc w:val="both"/>
        <w:rPr>
          <w:rFonts w:ascii="Cambria" w:eastAsia="Times New Roman" w:hAnsi="Cambria" w:cs="Times New Roman"/>
          <w:sz w:val="20"/>
          <w:szCs w:val="20"/>
        </w:rPr>
      </w:pPr>
    </w:p>
    <w:p w14:paraId="2A20E305" w14:textId="77777777" w:rsidR="00E27321"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Carvalho, F., Winker, H., Courtney, D., Kapur, M., Kell, L.T., Cardinale, M., Schirripa, M., Kitakado, T., and Methot, R. 2021. A cookbook for using model diagnostics in integrated stock assessments. Fisheries Research, 240: 105959.</w:t>
      </w:r>
    </w:p>
    <w:p w14:paraId="4AB2136D" w14:textId="77777777" w:rsidR="00E27321" w:rsidRDefault="00E27321">
      <w:pPr>
        <w:spacing w:after="0" w:line="240" w:lineRule="auto"/>
        <w:ind w:left="432" w:hanging="432"/>
        <w:jc w:val="both"/>
        <w:rPr>
          <w:rFonts w:ascii="Cambria" w:hAnsi="Cambria"/>
          <w:sz w:val="20"/>
          <w:szCs w:val="20"/>
        </w:rPr>
      </w:pPr>
    </w:p>
    <w:p w14:paraId="2CA029EB" w14:textId="77777777" w:rsidR="00E27321"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Jardim, E., Millar, C.P., Mosqueira, I., Scott, F., Osio, G.C., Ferretti, M., Alzorriz, N., and Orio, A. 2015. What if stock assessment is as simple as a linear model? The a4a initiative. ICES Journal of Marine Science, 72(1): 232–236.</w:t>
      </w:r>
    </w:p>
    <w:p w14:paraId="1774F6BD" w14:textId="77777777" w:rsidR="00E27321" w:rsidRDefault="00E27321">
      <w:pPr>
        <w:spacing w:after="0" w:line="240" w:lineRule="auto"/>
        <w:ind w:left="432" w:hanging="432"/>
        <w:jc w:val="both"/>
        <w:rPr>
          <w:rFonts w:ascii="Cambria" w:hAnsi="Cambria"/>
          <w:sz w:val="20"/>
          <w:szCs w:val="20"/>
        </w:rPr>
      </w:pPr>
    </w:p>
    <w:p w14:paraId="7D2A6661" w14:textId="77777777" w:rsidR="00E27321"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Gudmundsson, G. 1994. Time-series Analysis of Catch-at-age Observations. Journal of Applied Statistics, 43:117–126. ICES. 2012.</w:t>
      </w:r>
    </w:p>
    <w:p w14:paraId="5EA6A081" w14:textId="77777777" w:rsidR="00E27321" w:rsidRDefault="00E27321">
      <w:pPr>
        <w:spacing w:after="0" w:line="240" w:lineRule="auto"/>
        <w:ind w:left="432" w:hanging="432"/>
        <w:jc w:val="both"/>
        <w:rPr>
          <w:rFonts w:ascii="Cambria" w:eastAsia="Times New Roman" w:hAnsi="Cambria" w:cs="Times New Roman"/>
          <w:sz w:val="20"/>
          <w:szCs w:val="20"/>
        </w:rPr>
      </w:pPr>
    </w:p>
    <w:p w14:paraId="39686C13" w14:textId="77777777" w:rsidR="00E27321"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Kell, L.T., Mosqueira, I., Grosjean, P., Fromentin, J.-M., Garcia, D., Hillary, R., Jardim, E., Mardle, S., Pastoors, M.A., Poos, J.J., Scott, F., and Scott, R.D. 2007. FLR: an open-source framework for the evaluation and development of management strategies. ICES Journal of Marine Science, 64(4): 640–646.</w:t>
      </w:r>
    </w:p>
    <w:p w14:paraId="7606EE5D" w14:textId="77777777" w:rsidR="00E27321" w:rsidRDefault="00E27321">
      <w:pPr>
        <w:spacing w:after="0" w:line="240" w:lineRule="auto"/>
        <w:ind w:left="432" w:hanging="432"/>
        <w:jc w:val="both"/>
        <w:rPr>
          <w:rFonts w:ascii="Cambria" w:hAnsi="Cambria"/>
          <w:sz w:val="20"/>
          <w:szCs w:val="20"/>
        </w:rPr>
      </w:pPr>
    </w:p>
    <w:p w14:paraId="02F36159" w14:textId="77777777" w:rsidR="00E27321"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Kell, L.T., Kimoto, A., and Kitakado, T. 2016. Evaluation of the prediction skill of stock assessment using hindcasting. Fisheries Research, 183: 119–127.</w:t>
      </w:r>
    </w:p>
    <w:p w14:paraId="4DEA34AD" w14:textId="77777777" w:rsidR="00E27321" w:rsidRDefault="00E27321">
      <w:pPr>
        <w:spacing w:after="0" w:line="240" w:lineRule="auto"/>
        <w:ind w:left="432" w:hanging="432"/>
        <w:jc w:val="both"/>
        <w:rPr>
          <w:rFonts w:ascii="Cambria" w:hAnsi="Cambria"/>
          <w:sz w:val="20"/>
          <w:szCs w:val="20"/>
        </w:rPr>
      </w:pPr>
    </w:p>
    <w:p w14:paraId="2CF3A42C" w14:textId="77777777" w:rsidR="00E27321"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Mantopoulou-Palouka, D., and Tserpes, G. 2020. Assessment of the Mediterranean swordfish stock by means of Assessment for All. Col. Vol. Sci. Pap. ICCAT, 77(3), SCRS/2020/078: 482-507.</w:t>
      </w:r>
    </w:p>
    <w:p w14:paraId="19EDF5DE" w14:textId="77777777" w:rsidR="00E27321" w:rsidRDefault="00E27321">
      <w:pPr>
        <w:spacing w:after="0" w:line="240" w:lineRule="auto"/>
        <w:ind w:left="432" w:hanging="432"/>
        <w:jc w:val="both"/>
        <w:rPr>
          <w:rFonts w:ascii="Cambria" w:hAnsi="Cambria"/>
          <w:sz w:val="20"/>
          <w:szCs w:val="20"/>
        </w:rPr>
      </w:pPr>
    </w:p>
    <w:p w14:paraId="58FDFCDF" w14:textId="77777777" w:rsidR="00E27321"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 xml:space="preserve">Millar, C.P., </w:t>
      </w:r>
      <w:r w:rsidRPr="00DB0164">
        <w:rPr>
          <w:rFonts w:ascii="Cambria" w:eastAsia="Times New Roman" w:hAnsi="Cambria" w:cs="Times New Roman"/>
          <w:sz w:val="20"/>
          <w:szCs w:val="20"/>
          <w:rPrChange w:id="4" w:author="Ai Kimoto" w:date="2026-05-29T11:20:00Z" w16du:dateUtc="2026-05-29T09:20:00Z">
            <w:rPr>
              <w:rFonts w:ascii="Cambria" w:eastAsia="Times New Roman" w:hAnsi="Cambria" w:cs="Times New Roman"/>
              <w:sz w:val="20"/>
              <w:szCs w:val="20"/>
              <w:lang w:val="pt-BR"/>
            </w:rPr>
          </w:rPrChange>
        </w:rPr>
        <w:t xml:space="preserve">Jardim, E., </w:t>
      </w:r>
      <w:r>
        <w:rPr>
          <w:rFonts w:ascii="Cambria" w:eastAsia="Times New Roman" w:hAnsi="Cambria" w:cs="Times New Roman"/>
          <w:sz w:val="20"/>
          <w:szCs w:val="20"/>
        </w:rPr>
        <w:t>Mosqueira, I.,</w:t>
      </w:r>
      <w:r w:rsidRPr="00DB0164">
        <w:rPr>
          <w:rFonts w:ascii="Cambria" w:eastAsia="Times New Roman" w:hAnsi="Cambria" w:cs="Times New Roman"/>
          <w:sz w:val="20"/>
          <w:szCs w:val="20"/>
          <w:rPrChange w:id="5" w:author="Ai Kimoto" w:date="2026-05-29T11:20:00Z" w16du:dateUtc="2026-05-29T09:20:00Z">
            <w:rPr>
              <w:rFonts w:ascii="Cambria" w:eastAsia="Times New Roman" w:hAnsi="Cambria" w:cs="Times New Roman"/>
              <w:sz w:val="20"/>
              <w:szCs w:val="20"/>
              <w:lang w:val="pt-BR"/>
            </w:rPr>
          </w:rPrChange>
        </w:rPr>
        <w:t xml:space="preserve"> and</w:t>
      </w:r>
      <w:r>
        <w:rPr>
          <w:rFonts w:ascii="Cambria" w:eastAsia="Times New Roman" w:hAnsi="Cambria" w:cs="Times New Roman"/>
          <w:sz w:val="20"/>
          <w:szCs w:val="20"/>
        </w:rPr>
        <w:t xml:space="preserve"> Osio</w:t>
      </w:r>
      <w:r w:rsidRPr="00DB0164">
        <w:rPr>
          <w:rFonts w:ascii="Cambria" w:eastAsia="Times New Roman" w:hAnsi="Cambria" w:cs="Times New Roman"/>
          <w:sz w:val="20"/>
          <w:szCs w:val="20"/>
          <w:rPrChange w:id="6" w:author="Ai Kimoto" w:date="2026-05-29T11:20:00Z" w16du:dateUtc="2026-05-29T09:20:00Z">
            <w:rPr>
              <w:rFonts w:ascii="Cambria" w:eastAsia="Times New Roman" w:hAnsi="Cambria" w:cs="Times New Roman"/>
              <w:sz w:val="20"/>
              <w:szCs w:val="20"/>
              <w:lang w:val="pt-BR"/>
            </w:rPr>
          </w:rPrChange>
        </w:rPr>
        <w:t xml:space="preserve"> C. 2012. The a4a Assessment Model - Model description and testing</w:t>
      </w:r>
      <w:r>
        <w:rPr>
          <w:rFonts w:ascii="Cambria" w:eastAsia="Times New Roman" w:hAnsi="Cambria" w:cs="Times New Roman"/>
          <w:sz w:val="20"/>
          <w:szCs w:val="20"/>
        </w:rPr>
        <w:t>. EUR 25661 EN. Luxembourg (Luxembourg): Publications Office of the European Union; 2012. JRC77496.</w:t>
      </w:r>
    </w:p>
    <w:p w14:paraId="22DACBD5" w14:textId="77777777" w:rsidR="00E27321" w:rsidRDefault="00E27321">
      <w:pPr>
        <w:spacing w:after="0" w:line="240" w:lineRule="auto"/>
        <w:ind w:left="432" w:hanging="432"/>
        <w:jc w:val="both"/>
        <w:rPr>
          <w:rFonts w:ascii="Cambria" w:eastAsia="Times New Roman" w:hAnsi="Cambria" w:cs="Times New Roman"/>
          <w:sz w:val="20"/>
          <w:szCs w:val="20"/>
        </w:rPr>
      </w:pPr>
    </w:p>
    <w:p w14:paraId="3ECA7588" w14:textId="77777777" w:rsidR="00E27321"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 xml:space="preserve">Mosqueira, I. and Winker, H. 2025. a4adiags: Diagnostics for FLa4a stock assessment models. R package. </w:t>
      </w:r>
      <w:hyperlink r:id="rId17" w:tooltip="https://github.com/flr/a4adiags" w:history="1">
        <w:r w:rsidR="00E27321">
          <w:rPr>
            <w:rStyle w:val="Hyperlink"/>
            <w:rFonts w:ascii="Cambria" w:hAnsi="Cambria"/>
            <w:sz w:val="20"/>
            <w:szCs w:val="20"/>
          </w:rPr>
          <w:t>https://github.com/flr/a4adiags</w:t>
        </w:r>
      </w:hyperlink>
    </w:p>
    <w:p w14:paraId="780BC35C" w14:textId="77777777" w:rsidR="00E27321" w:rsidRDefault="00E27321">
      <w:pPr>
        <w:spacing w:after="0" w:line="240" w:lineRule="auto"/>
        <w:ind w:left="432" w:hanging="432"/>
        <w:jc w:val="both"/>
        <w:rPr>
          <w:rFonts w:ascii="Cambria" w:hAnsi="Cambria"/>
          <w:sz w:val="20"/>
          <w:szCs w:val="20"/>
        </w:rPr>
      </w:pPr>
    </w:p>
    <w:p w14:paraId="7652A245" w14:textId="77777777" w:rsidR="00E27321"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Nielsen A., Berg C. W. 2014. Estimation of time-varying selectivity in stock assessments using state-space models. Fisheries Research, 158: 96–101.</w:t>
      </w:r>
    </w:p>
    <w:p w14:paraId="5B282906" w14:textId="77777777" w:rsidR="00E27321" w:rsidRDefault="00E27321">
      <w:pPr>
        <w:spacing w:after="0" w:line="240" w:lineRule="auto"/>
        <w:ind w:left="432" w:hanging="432"/>
        <w:jc w:val="both"/>
        <w:rPr>
          <w:rFonts w:ascii="Cambria" w:eastAsia="Times New Roman" w:hAnsi="Cambria" w:cs="Times New Roman"/>
          <w:sz w:val="20"/>
          <w:szCs w:val="20"/>
        </w:rPr>
      </w:pPr>
    </w:p>
    <w:p w14:paraId="2EBAC40A" w14:textId="77777777" w:rsidR="00E27321"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Shepherd, J. G. 1999. Extended survivor analysis: an improved method for the analysis of catchat-age data and abundance indices. ICES Journal of Marine Science 56: 584-59.</w:t>
      </w:r>
    </w:p>
    <w:p w14:paraId="4DFF8CF2" w14:textId="77777777" w:rsidR="00E27321" w:rsidRDefault="00E27321">
      <w:pPr>
        <w:spacing w:after="0" w:line="240" w:lineRule="auto"/>
        <w:ind w:left="432" w:hanging="432"/>
        <w:jc w:val="both"/>
        <w:rPr>
          <w:rFonts w:ascii="Cambria" w:eastAsia="Times New Roman" w:hAnsi="Cambria" w:cs="Times New Roman"/>
          <w:sz w:val="20"/>
          <w:szCs w:val="20"/>
        </w:rPr>
      </w:pPr>
    </w:p>
    <w:p w14:paraId="5FCF0D88" w14:textId="77777777" w:rsidR="00E27321"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Punt, A.E., Butterworth, D.S., de Moor, C.L., De Oliveira, J.A.A., and Haddon, M. 2016. Management strategy evaluation: best practices. Fish and Fisheries, 17(2): 303–334.</w:t>
      </w:r>
    </w:p>
    <w:p w14:paraId="254710A5" w14:textId="77777777" w:rsidR="00E27321" w:rsidRDefault="00E27321">
      <w:pPr>
        <w:spacing w:after="0" w:line="240" w:lineRule="auto"/>
        <w:ind w:left="432" w:hanging="432"/>
        <w:jc w:val="both"/>
        <w:rPr>
          <w:rFonts w:ascii="Cambria" w:eastAsia="Times New Roman" w:hAnsi="Cambria" w:cs="Times New Roman"/>
          <w:sz w:val="20"/>
          <w:szCs w:val="20"/>
        </w:rPr>
      </w:pPr>
    </w:p>
    <w:p w14:paraId="3256558C" w14:textId="77777777" w:rsidR="00E27321" w:rsidRDefault="00E27321">
      <w:pPr>
        <w:spacing w:after="0" w:line="240" w:lineRule="auto"/>
        <w:ind w:left="432" w:hanging="432"/>
        <w:jc w:val="both"/>
        <w:rPr>
          <w:rFonts w:ascii="Cambria" w:eastAsia="Times New Roman" w:hAnsi="Cambria" w:cs="Times New Roman"/>
          <w:sz w:val="20"/>
          <w:szCs w:val="20"/>
        </w:rPr>
      </w:pPr>
    </w:p>
    <w:sectPr w:rsidR="00E27321">
      <w:headerReference w:type="first" r:id="rId18"/>
      <w:pgSz w:w="12240" w:h="15840"/>
      <w:pgMar w:top="1411" w:right="1411" w:bottom="1411" w:left="1411"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i Kimoto" w:date="2026-05-29T11:13:00Z" w:initials="AK">
    <w:p w14:paraId="5F904A45" w14:textId="77777777" w:rsidR="00084B2E" w:rsidRDefault="00084B2E" w:rsidP="00084B2E">
      <w:pPr>
        <w:pStyle w:val="CommentText"/>
      </w:pPr>
      <w:r>
        <w:rPr>
          <w:rStyle w:val="CommentReference"/>
        </w:rPr>
        <w:annotationRef/>
      </w:r>
      <w:r>
        <w:t>add explanation for “s”, and if necessary more equations.</w:t>
      </w:r>
    </w:p>
  </w:comment>
  <w:comment w:id="2" w:author="Ai Kimoto" w:date="2026-05-29T11:21:00Z" w:initials="AK">
    <w:p w14:paraId="1A60D90C" w14:textId="77777777" w:rsidR="00DB0164" w:rsidRDefault="00DB0164" w:rsidP="00DB0164">
      <w:pPr>
        <w:pStyle w:val="CommentText"/>
      </w:pPr>
      <w:r>
        <w:rPr>
          <w:rStyle w:val="CommentReference"/>
        </w:rPr>
        <w:annotationRef/>
      </w:r>
      <w:r>
        <w:t>We insert  the link or references</w:t>
      </w:r>
    </w:p>
  </w:comment>
  <w:comment w:id="3" w:author="Ai Kimoto" w:date="2026-05-29T11:12:00Z" w:initials="AK">
    <w:p w14:paraId="6F502FFC" w14:textId="77777777" w:rsidR="00084B2E" w:rsidRDefault="00084B2E" w:rsidP="00084B2E">
      <w:pPr>
        <w:pStyle w:val="CommentText"/>
      </w:pPr>
      <w:r>
        <w:rPr>
          <w:rStyle w:val="CommentReference"/>
        </w:rPr>
        <w:annotationRef/>
      </w:r>
      <w:r>
        <w:t>Add mannual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904A45" w15:done="0"/>
  <w15:commentEx w15:paraId="1A60D90C" w15:done="0"/>
  <w15:commentEx w15:paraId="6F502F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D27582" w16cex:dateUtc="2026-05-29T09:13:00Z"/>
  <w16cex:commentExtensible w16cex:durableId="31B81CA3" w16cex:dateUtc="2026-05-29T09:21:00Z"/>
  <w16cex:commentExtensible w16cex:durableId="7C5E46DC" w16cex:dateUtc="2026-05-29T09: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904A45" w16cid:durableId="3FD27582"/>
  <w16cid:commentId w16cid:paraId="1A60D90C" w16cid:durableId="31B81CA3"/>
  <w16cid:commentId w16cid:paraId="6F502FFC" w16cid:durableId="7C5E46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C0F8B" w14:textId="77777777" w:rsidR="00357D0F" w:rsidRDefault="00357D0F">
      <w:pPr>
        <w:spacing w:after="0" w:line="240" w:lineRule="auto"/>
      </w:pPr>
      <w:r>
        <w:separator/>
      </w:r>
    </w:p>
  </w:endnote>
  <w:endnote w:type="continuationSeparator" w:id="0">
    <w:p w14:paraId="136B9C14" w14:textId="77777777" w:rsidR="00357D0F" w:rsidRDefault="00357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35916" w14:textId="77777777" w:rsidR="00357D0F" w:rsidRDefault="00357D0F">
      <w:pPr>
        <w:spacing w:after="0" w:line="240" w:lineRule="auto"/>
      </w:pPr>
      <w:r>
        <w:separator/>
      </w:r>
    </w:p>
  </w:footnote>
  <w:footnote w:type="continuationSeparator" w:id="0">
    <w:p w14:paraId="49F0E8D8" w14:textId="77777777" w:rsidR="00357D0F" w:rsidRDefault="00357D0F">
      <w:pPr>
        <w:spacing w:after="0" w:line="240" w:lineRule="auto"/>
      </w:pPr>
      <w:r>
        <w:continuationSeparator/>
      </w:r>
    </w:p>
  </w:footnote>
  <w:footnote w:id="1">
    <w:p w14:paraId="26C16CDF" w14:textId="77777777" w:rsidR="00E27321" w:rsidRDefault="00000000">
      <w:pPr>
        <w:pStyle w:val="FootnoteText"/>
        <w:rPr>
          <w:rFonts w:ascii="Cambria" w:hAnsi="Cambria"/>
          <w:sz w:val="16"/>
          <w:szCs w:val="16"/>
          <w:lang w:val="pt-BR"/>
        </w:rPr>
      </w:pPr>
      <w:r>
        <w:rPr>
          <w:rStyle w:val="FootnoteReference"/>
          <w:rFonts w:ascii="Cambria" w:hAnsi="Cambria"/>
          <w:sz w:val="16"/>
          <w:szCs w:val="16"/>
        </w:rPr>
        <w:footnoteRef/>
      </w:r>
      <w:r>
        <w:rPr>
          <w:rFonts w:ascii="Cambria" w:hAnsi="Cambria"/>
          <w:sz w:val="16"/>
          <w:szCs w:val="16"/>
          <w:lang w:val="pt-BR"/>
        </w:rPr>
        <w:t xml:space="preserve"> Instituto Português do Mar e Atmosfera (IPMA), Lisbon, Portugal </w:t>
      </w:r>
    </w:p>
  </w:footnote>
  <w:footnote w:id="2">
    <w:p w14:paraId="657A7695" w14:textId="77777777" w:rsidR="00E27321" w:rsidRDefault="00000000">
      <w:pPr>
        <w:pStyle w:val="FootnoteText"/>
        <w:rPr>
          <w:rFonts w:ascii="Cambria" w:hAnsi="Cambria"/>
          <w:sz w:val="16"/>
          <w:szCs w:val="16"/>
        </w:rPr>
      </w:pPr>
      <w:r>
        <w:rPr>
          <w:rStyle w:val="FootnoteReference"/>
          <w:rFonts w:ascii="Cambria" w:hAnsi="Cambria"/>
          <w:sz w:val="16"/>
          <w:szCs w:val="16"/>
        </w:rPr>
        <w:footnoteRef/>
      </w:r>
      <w:r>
        <w:rPr>
          <w:rFonts w:ascii="Cambria" w:hAnsi="Cambria"/>
          <w:sz w:val="16"/>
          <w:szCs w:val="16"/>
        </w:rPr>
        <w:t xml:space="preserve"> European Commission Joint Research Centre (JRC), Ispra, Italy </w:t>
      </w:r>
    </w:p>
  </w:footnote>
  <w:footnote w:id="3">
    <w:p w14:paraId="26242E96" w14:textId="77777777" w:rsidR="00E27321" w:rsidRDefault="00000000">
      <w:pPr>
        <w:pStyle w:val="FootnoteText"/>
        <w:rPr>
          <w:rFonts w:ascii="Cambria" w:hAnsi="Cambria"/>
          <w:sz w:val="16"/>
          <w:szCs w:val="16"/>
        </w:rPr>
      </w:pPr>
      <w:r>
        <w:rPr>
          <w:rStyle w:val="FootnoteReference"/>
          <w:rFonts w:ascii="Cambria" w:hAnsi="Cambria"/>
          <w:sz w:val="16"/>
          <w:szCs w:val="16"/>
        </w:rPr>
        <w:footnoteRef/>
      </w:r>
      <w:r>
        <w:rPr>
          <w:rFonts w:ascii="Cambria" w:hAnsi="Cambria"/>
          <w:sz w:val="16"/>
          <w:szCs w:val="16"/>
        </w:rPr>
        <w:t xml:space="preserve"> Hellenic Centre for Marine Research, Institute of Marine Biological Resources and Inland Waters, 71003 Heraklion, Greece </w:t>
      </w:r>
    </w:p>
  </w:footnote>
  <w:footnote w:id="4">
    <w:p w14:paraId="551BFF04" w14:textId="77777777" w:rsidR="00E27321" w:rsidRDefault="00000000">
      <w:pPr>
        <w:pStyle w:val="FootnoteText"/>
      </w:pPr>
      <w:r>
        <w:rPr>
          <w:rStyle w:val="FootnoteReference"/>
          <w:rFonts w:ascii="Cambria" w:hAnsi="Cambria"/>
          <w:sz w:val="16"/>
          <w:szCs w:val="16"/>
        </w:rPr>
        <w:footnoteRef/>
      </w:r>
      <w:r>
        <w:rPr>
          <w:rFonts w:ascii="Cambria" w:hAnsi="Cambria"/>
          <w:sz w:val="16"/>
          <w:szCs w:val="16"/>
        </w:rPr>
        <w:t xml:space="preserve"> ICCAT Secretariat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D55B" w14:textId="77777777" w:rsidR="00E27321" w:rsidRDefault="00000000">
    <w:pPr>
      <w:pStyle w:val="Header"/>
    </w:pPr>
    <w:r>
      <w:rPr>
        <w:sz w:val="20"/>
        <w:szCs w:val="20"/>
      </w:rPr>
      <w:t>SCRS/2026/131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4382"/>
    <w:multiLevelType w:val="multilevel"/>
    <w:tmpl w:val="3A16E77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214A42F3"/>
    <w:multiLevelType w:val="multilevel"/>
    <w:tmpl w:val="4C4C5B6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3048055B"/>
    <w:multiLevelType w:val="multilevel"/>
    <w:tmpl w:val="51B4C97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47543064"/>
    <w:multiLevelType w:val="multilevel"/>
    <w:tmpl w:val="35A8D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A49230D"/>
    <w:multiLevelType w:val="multilevel"/>
    <w:tmpl w:val="B9D480A6"/>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5" w15:restartNumberingAfterBreak="0">
    <w:nsid w:val="64247567"/>
    <w:multiLevelType w:val="multilevel"/>
    <w:tmpl w:val="62C472B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485392352">
    <w:abstractNumId w:val="5"/>
  </w:num>
  <w:num w:numId="2" w16cid:durableId="1296371040">
    <w:abstractNumId w:val="3"/>
  </w:num>
  <w:num w:numId="3" w16cid:durableId="603076803">
    <w:abstractNumId w:val="4"/>
  </w:num>
  <w:num w:numId="4" w16cid:durableId="1963610605">
    <w:abstractNumId w:val="2"/>
  </w:num>
  <w:num w:numId="5" w16cid:durableId="345404830">
    <w:abstractNumId w:val="1"/>
  </w:num>
  <w:num w:numId="6" w16cid:durableId="11363320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i Kimoto">
    <w15:presenceInfo w15:providerId="AD" w15:userId="S::ai.kimoto@iccat.int::64409def-d32b-451a-809d-8cc5967554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trackRevision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321"/>
    <w:rsid w:val="00084B2E"/>
    <w:rsid w:val="00357D0F"/>
    <w:rsid w:val="006C57EA"/>
    <w:rsid w:val="00DB0164"/>
    <w:rsid w:val="00E27321"/>
    <w:rsid w:val="00FB611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C7AD3"/>
  <w15:docId w15:val="{A8E2F8BC-E8F8-443D-923D-D57D2592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ja-JP"/>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ja-JP"/>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ja-JP"/>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ja-JP"/>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ja-JP"/>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ja-JP"/>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ja-JP"/>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paragraph" w:styleId="Revision">
    <w:name w:val="Revision"/>
    <w:hidden/>
    <w:uiPriority w:val="99"/>
    <w:semiHidden/>
    <w:pPr>
      <w:spacing w:after="0" w:line="240" w:lineRule="auto"/>
    </w:pPr>
  </w:style>
  <w:style w:type="character" w:styleId="UnresolvedMention">
    <w:name w:val="Unresolved Mention"/>
    <w:basedOn w:val="DefaultParagraphFont"/>
    <w:uiPriority w:val="99"/>
    <w:semiHidden/>
    <w:unhideWhenUsed/>
    <w:rPr>
      <w:color w:val="605E5C"/>
      <w:shd w:val="clear" w:color="auto" w:fill="E1DFDD"/>
    </w:rPr>
  </w:style>
  <w:style w:type="character" w:styleId="PlaceholderText">
    <w:name w:val="Placeholder Text"/>
    <w:basedOn w:val="DefaultParagraphFont"/>
    <w:uiPriority w:val="99"/>
    <w:semiHidden/>
    <w:rPr>
      <w:color w:val="666666"/>
    </w:rPr>
  </w:style>
  <w:style w:type="character" w:styleId="CommentReference">
    <w:name w:val="annotation reference"/>
    <w:basedOn w:val="DefaultParagraphFont"/>
    <w:uiPriority w:val="99"/>
    <w:semiHidden/>
    <w:unhideWhenUsed/>
    <w:rsid w:val="00084B2E"/>
    <w:rPr>
      <w:sz w:val="16"/>
      <w:szCs w:val="16"/>
    </w:rPr>
  </w:style>
  <w:style w:type="paragraph" w:styleId="CommentText">
    <w:name w:val="annotation text"/>
    <w:basedOn w:val="Normal"/>
    <w:link w:val="CommentTextChar"/>
    <w:uiPriority w:val="99"/>
    <w:unhideWhenUsed/>
    <w:rsid w:val="00084B2E"/>
    <w:pPr>
      <w:spacing w:line="240" w:lineRule="auto"/>
    </w:pPr>
    <w:rPr>
      <w:sz w:val="20"/>
      <w:szCs w:val="20"/>
    </w:rPr>
  </w:style>
  <w:style w:type="character" w:customStyle="1" w:styleId="CommentTextChar">
    <w:name w:val="Comment Text Char"/>
    <w:basedOn w:val="DefaultParagraphFont"/>
    <w:link w:val="CommentText"/>
    <w:uiPriority w:val="99"/>
    <w:rsid w:val="00084B2E"/>
    <w:rPr>
      <w:sz w:val="20"/>
      <w:szCs w:val="20"/>
    </w:rPr>
  </w:style>
  <w:style w:type="paragraph" w:styleId="CommentSubject">
    <w:name w:val="annotation subject"/>
    <w:basedOn w:val="CommentText"/>
    <w:next w:val="CommentText"/>
    <w:link w:val="CommentSubjectChar"/>
    <w:uiPriority w:val="99"/>
    <w:semiHidden/>
    <w:unhideWhenUsed/>
    <w:rsid w:val="00084B2E"/>
    <w:rPr>
      <w:b/>
      <w:bCs/>
    </w:rPr>
  </w:style>
  <w:style w:type="character" w:customStyle="1" w:styleId="CommentSubjectChar">
    <w:name w:val="Comment Subject Char"/>
    <w:basedOn w:val="CommentTextChar"/>
    <w:link w:val="CommentSubject"/>
    <w:uiPriority w:val="99"/>
    <w:semiHidden/>
    <w:rsid w:val="00084B2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flrproject.org/" TargetMode="External"/><Relationship Id="rId13" Type="http://schemas.microsoft.com/office/2011/relationships/commentsExtended" Target="commentsExtended.xm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https://github.com/flr/a4adiags" TargetMode="External"/><Relationship Id="rId2" Type="http://schemas.openxmlformats.org/officeDocument/2006/relationships/numbering" Target="numbering.xml"/><Relationship Id="rId16" Type="http://schemas.openxmlformats.org/officeDocument/2006/relationships/hyperlink" Target="https://github.com/flr/a4adiags"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lrproject.org/FLa4a/" TargetMode="Externa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yperlink" Target="https://flrproject.org/FLa4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lrproject.org/" TargetMode="Externa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6B05C-DA27-4B1E-B70E-E04FFEF3E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2044</Words>
  <Characters>11652</Characters>
  <Application>Microsoft Office Word</Application>
  <DocSecurity>0</DocSecurity>
  <Lines>97</Lines>
  <Paragraphs>27</Paragraphs>
  <ScaleCrop>false</ScaleCrop>
  <Company/>
  <LinksUpToDate>false</LinksUpToDate>
  <CharactersWithSpaces>13669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Ai Kimoto</cp:lastModifiedBy>
  <cp:revision>10</cp:revision>
  <dcterms:created xsi:type="dcterms:W3CDTF">2026-05-18T15:28:00Z</dcterms:created>
  <dcterms:modified xsi:type="dcterms:W3CDTF">2026-05-29T09:21:00Z</dcterms:modified>
</cp:coreProperties>
</file>